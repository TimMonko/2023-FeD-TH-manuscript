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5453B" w:rsidRDefault="00000000">
      <w:pPr>
        <w:jc w:val="center"/>
        <w:rPr>
          <w:rFonts w:ascii="Arial" w:eastAsia="Arial" w:hAnsi="Arial" w:cs="Arial"/>
          <w:b/>
          <w:sz w:val="22"/>
          <w:szCs w:val="22"/>
        </w:rPr>
      </w:pPr>
      <w:r>
        <w:rPr>
          <w:rFonts w:ascii="Arial" w:eastAsia="Arial" w:hAnsi="Arial" w:cs="Arial"/>
          <w:b/>
          <w:sz w:val="22"/>
          <w:szCs w:val="22"/>
        </w:rPr>
        <w:t>Cellular Iron Deficiency Disrupts Thyroid Hormone Regulated Gene Expression in Developing Hippocampal Neurons</w:t>
      </w:r>
    </w:p>
    <w:p w14:paraId="00000002" w14:textId="77777777" w:rsidR="0055453B" w:rsidRDefault="0055453B">
      <w:pPr>
        <w:jc w:val="both"/>
        <w:rPr>
          <w:rFonts w:ascii="Arial" w:eastAsia="Arial" w:hAnsi="Arial" w:cs="Arial"/>
          <w:b/>
          <w:sz w:val="22"/>
          <w:szCs w:val="22"/>
        </w:rPr>
      </w:pPr>
    </w:p>
    <w:p w14:paraId="00000003" w14:textId="77777777" w:rsidR="0055453B" w:rsidRDefault="00000000">
      <w:pPr>
        <w:jc w:val="both"/>
        <w:rPr>
          <w:rFonts w:ascii="Arial" w:eastAsia="Arial" w:hAnsi="Arial" w:cs="Arial"/>
          <w:sz w:val="22"/>
          <w:szCs w:val="22"/>
        </w:rPr>
      </w:pPr>
      <w:r>
        <w:rPr>
          <w:rFonts w:ascii="Arial" w:eastAsia="Arial" w:hAnsi="Arial" w:cs="Arial"/>
          <w:b/>
          <w:sz w:val="22"/>
          <w:szCs w:val="22"/>
        </w:rPr>
        <w:t xml:space="preserve">Authors: </w:t>
      </w:r>
      <w:r>
        <w:rPr>
          <w:rFonts w:ascii="Arial" w:eastAsia="Arial" w:hAnsi="Arial" w:cs="Arial"/>
          <w:sz w:val="22"/>
          <w:szCs w:val="22"/>
        </w:rPr>
        <w:t>Timothy, R. Monko Ph.D., Emma H. Tripp, Sierra E. Burr M.S., Karina N. Gunderson B.S., Lorene M. Lanier Ph.D., Michael K. Georgieff M.D. and Thomas W. Bastian Ph.D.</w:t>
      </w:r>
    </w:p>
    <w:p w14:paraId="00000004" w14:textId="77777777" w:rsidR="0055453B" w:rsidRDefault="0055453B">
      <w:pPr>
        <w:jc w:val="both"/>
        <w:rPr>
          <w:rFonts w:ascii="Arial" w:eastAsia="Arial" w:hAnsi="Arial" w:cs="Arial"/>
          <w:b/>
          <w:sz w:val="22"/>
          <w:szCs w:val="22"/>
        </w:rPr>
      </w:pPr>
    </w:p>
    <w:p w14:paraId="00000005" w14:textId="77777777" w:rsidR="0055453B" w:rsidRDefault="00000000">
      <w:pPr>
        <w:jc w:val="both"/>
        <w:rPr>
          <w:rFonts w:ascii="Arial" w:eastAsia="Arial" w:hAnsi="Arial" w:cs="Arial"/>
          <w:b/>
          <w:sz w:val="22"/>
          <w:szCs w:val="22"/>
        </w:rPr>
      </w:pPr>
      <w:r>
        <w:rPr>
          <w:rFonts w:ascii="Arial" w:eastAsia="Arial" w:hAnsi="Arial" w:cs="Arial"/>
          <w:b/>
          <w:sz w:val="22"/>
          <w:szCs w:val="22"/>
        </w:rPr>
        <w:t>Affiliations:</w:t>
      </w:r>
    </w:p>
    <w:p w14:paraId="00000006" w14:textId="77777777" w:rsidR="0055453B" w:rsidRDefault="00000000">
      <w:pPr>
        <w:jc w:val="both"/>
        <w:rPr>
          <w:rFonts w:ascii="Arial" w:eastAsia="Arial" w:hAnsi="Arial" w:cs="Arial"/>
          <w:sz w:val="22"/>
          <w:szCs w:val="22"/>
        </w:rPr>
      </w:pPr>
      <w:r>
        <w:rPr>
          <w:rFonts w:ascii="Arial" w:eastAsia="Arial" w:hAnsi="Arial" w:cs="Arial"/>
          <w:sz w:val="22"/>
          <w:szCs w:val="22"/>
        </w:rPr>
        <w:t>(TWB, TRM, EHT, SEB, KNG and MKG) University of Minnesota, School of Medicine, Department of Pediatrics; (LML) University of Minnesota, Department of Neuroscience.</w:t>
      </w:r>
    </w:p>
    <w:p w14:paraId="00000007" w14:textId="77777777" w:rsidR="0055453B" w:rsidRDefault="0055453B">
      <w:pPr>
        <w:jc w:val="both"/>
        <w:rPr>
          <w:rFonts w:ascii="Arial" w:eastAsia="Arial" w:hAnsi="Arial" w:cs="Arial"/>
          <w:b/>
          <w:sz w:val="22"/>
          <w:szCs w:val="22"/>
        </w:rPr>
      </w:pPr>
    </w:p>
    <w:p w14:paraId="00000008" w14:textId="77777777" w:rsidR="0055453B" w:rsidRDefault="00000000">
      <w:pPr>
        <w:jc w:val="both"/>
        <w:rPr>
          <w:rFonts w:ascii="Arial" w:eastAsia="Arial" w:hAnsi="Arial" w:cs="Arial"/>
          <w:b/>
          <w:sz w:val="22"/>
          <w:szCs w:val="22"/>
        </w:rPr>
      </w:pPr>
      <w:r>
        <w:rPr>
          <w:rFonts w:ascii="Arial" w:eastAsia="Arial" w:hAnsi="Arial" w:cs="Arial"/>
          <w:b/>
          <w:sz w:val="22"/>
          <w:szCs w:val="22"/>
        </w:rPr>
        <w:t>Sources of support:</w:t>
      </w:r>
      <w:r>
        <w:rPr>
          <w:rFonts w:ascii="Arial" w:eastAsia="Arial" w:hAnsi="Arial" w:cs="Arial"/>
          <w:sz w:val="22"/>
          <w:szCs w:val="22"/>
        </w:rPr>
        <w:t xml:space="preserve"> </w:t>
      </w:r>
    </w:p>
    <w:p w14:paraId="00000009"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Grant Sponsor: NIH; Grant number: R01 HD029421, R01 HD094809, F32 HD085576, and T32 HL007062. American Thyroid Association; Grant number: THYROIDGRANT2022-0000000258. Supporting sources </w:t>
      </w:r>
      <w:proofErr w:type="gramStart"/>
      <w:r>
        <w:rPr>
          <w:rFonts w:ascii="Arial" w:eastAsia="Arial" w:hAnsi="Arial" w:cs="Arial"/>
          <w:sz w:val="22"/>
          <w:szCs w:val="22"/>
        </w:rPr>
        <w:t>had no involvement</w:t>
      </w:r>
      <w:proofErr w:type="gramEnd"/>
      <w:r>
        <w:rPr>
          <w:rFonts w:ascii="Arial" w:eastAsia="Arial" w:hAnsi="Arial" w:cs="Arial"/>
          <w:sz w:val="22"/>
          <w:szCs w:val="22"/>
        </w:rPr>
        <w:t xml:space="preserve"> or restrictions regarding publication.</w:t>
      </w:r>
    </w:p>
    <w:p w14:paraId="0000000A" w14:textId="77777777" w:rsidR="0055453B" w:rsidRDefault="0055453B">
      <w:pPr>
        <w:jc w:val="both"/>
        <w:rPr>
          <w:rFonts w:ascii="Arial" w:eastAsia="Arial" w:hAnsi="Arial" w:cs="Arial"/>
          <w:sz w:val="22"/>
          <w:szCs w:val="22"/>
        </w:rPr>
      </w:pPr>
    </w:p>
    <w:p w14:paraId="0000000B" w14:textId="77777777" w:rsidR="0055453B" w:rsidRDefault="00000000">
      <w:pPr>
        <w:jc w:val="both"/>
        <w:rPr>
          <w:rFonts w:ascii="Arial" w:eastAsia="Arial" w:hAnsi="Arial" w:cs="Arial"/>
          <w:b/>
          <w:sz w:val="22"/>
          <w:szCs w:val="22"/>
        </w:rPr>
      </w:pPr>
      <w:r>
        <w:rPr>
          <w:rFonts w:ascii="Arial" w:eastAsia="Arial" w:hAnsi="Arial" w:cs="Arial"/>
          <w:b/>
          <w:sz w:val="22"/>
          <w:szCs w:val="22"/>
        </w:rPr>
        <w:t>Corresponding author:</w:t>
      </w:r>
    </w:p>
    <w:p w14:paraId="0000000C" w14:textId="77777777" w:rsidR="0055453B" w:rsidRDefault="00000000">
      <w:pPr>
        <w:jc w:val="both"/>
        <w:rPr>
          <w:rFonts w:ascii="Arial" w:eastAsia="Arial" w:hAnsi="Arial" w:cs="Arial"/>
          <w:sz w:val="22"/>
          <w:szCs w:val="22"/>
        </w:rPr>
      </w:pPr>
      <w:r>
        <w:rPr>
          <w:rFonts w:ascii="Arial" w:eastAsia="Arial" w:hAnsi="Arial" w:cs="Arial"/>
          <w:sz w:val="22"/>
          <w:szCs w:val="22"/>
        </w:rPr>
        <w:t>Thomas Bastian</w:t>
      </w:r>
    </w:p>
    <w:p w14:paraId="0000000D" w14:textId="77777777" w:rsidR="0055453B" w:rsidRDefault="00000000">
      <w:pPr>
        <w:jc w:val="both"/>
        <w:rPr>
          <w:rFonts w:ascii="Arial" w:eastAsia="Arial" w:hAnsi="Arial" w:cs="Arial"/>
          <w:sz w:val="22"/>
          <w:szCs w:val="22"/>
        </w:rPr>
      </w:pPr>
      <w:r>
        <w:rPr>
          <w:rFonts w:ascii="Arial" w:eastAsia="Arial" w:hAnsi="Arial" w:cs="Arial"/>
          <w:sz w:val="22"/>
          <w:szCs w:val="22"/>
        </w:rPr>
        <w:t>Neonatology</w:t>
      </w:r>
    </w:p>
    <w:p w14:paraId="0000000E" w14:textId="77777777" w:rsidR="0055453B" w:rsidRDefault="00000000">
      <w:pPr>
        <w:jc w:val="both"/>
        <w:rPr>
          <w:rFonts w:ascii="Arial" w:eastAsia="Arial" w:hAnsi="Arial" w:cs="Arial"/>
          <w:sz w:val="22"/>
          <w:szCs w:val="22"/>
        </w:rPr>
      </w:pPr>
      <w:r>
        <w:rPr>
          <w:rFonts w:ascii="Arial" w:eastAsia="Arial" w:hAnsi="Arial" w:cs="Arial"/>
          <w:sz w:val="22"/>
          <w:szCs w:val="22"/>
        </w:rPr>
        <w:t>Academic Office Building</w:t>
      </w:r>
    </w:p>
    <w:p w14:paraId="0000000F" w14:textId="77777777" w:rsidR="0055453B" w:rsidRDefault="00000000">
      <w:pPr>
        <w:jc w:val="both"/>
        <w:rPr>
          <w:rFonts w:ascii="Arial" w:eastAsia="Arial" w:hAnsi="Arial" w:cs="Arial"/>
          <w:sz w:val="22"/>
          <w:szCs w:val="22"/>
        </w:rPr>
      </w:pPr>
      <w:r>
        <w:rPr>
          <w:rFonts w:ascii="Arial" w:eastAsia="Arial" w:hAnsi="Arial" w:cs="Arial"/>
          <w:sz w:val="22"/>
          <w:szCs w:val="22"/>
        </w:rPr>
        <w:t>2450 Riverside Ave S AO-401</w:t>
      </w:r>
    </w:p>
    <w:p w14:paraId="00000010" w14:textId="77777777" w:rsidR="0055453B" w:rsidRDefault="00000000">
      <w:pPr>
        <w:jc w:val="both"/>
        <w:rPr>
          <w:rFonts w:ascii="Arial" w:eastAsia="Arial" w:hAnsi="Arial" w:cs="Arial"/>
          <w:sz w:val="22"/>
          <w:szCs w:val="22"/>
        </w:rPr>
      </w:pPr>
      <w:r>
        <w:rPr>
          <w:rFonts w:ascii="Arial" w:eastAsia="Arial" w:hAnsi="Arial" w:cs="Arial"/>
          <w:sz w:val="22"/>
          <w:szCs w:val="22"/>
        </w:rPr>
        <w:t>Minneapolis, MN 55454</w:t>
      </w:r>
    </w:p>
    <w:p w14:paraId="00000011" w14:textId="77777777" w:rsidR="0055453B" w:rsidRDefault="00000000">
      <w:pPr>
        <w:jc w:val="both"/>
        <w:rPr>
          <w:rFonts w:ascii="Arial" w:eastAsia="Arial" w:hAnsi="Arial" w:cs="Arial"/>
          <w:sz w:val="22"/>
          <w:szCs w:val="22"/>
        </w:rPr>
      </w:pPr>
      <w:r>
        <w:rPr>
          <w:rFonts w:ascii="Arial" w:eastAsia="Arial" w:hAnsi="Arial" w:cs="Arial"/>
          <w:sz w:val="22"/>
          <w:szCs w:val="22"/>
        </w:rPr>
        <w:t>Telephone: 612-301-3933</w:t>
      </w:r>
    </w:p>
    <w:p w14:paraId="00000012"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Email: </w:t>
      </w:r>
      <w:hyperlink r:id="rId8">
        <w:r>
          <w:rPr>
            <w:rFonts w:ascii="Arial" w:eastAsia="Arial" w:hAnsi="Arial" w:cs="Arial"/>
            <w:color w:val="0000FF"/>
            <w:sz w:val="22"/>
            <w:szCs w:val="22"/>
            <w:u w:val="single"/>
          </w:rPr>
          <w:t>bastian@umn.edu</w:t>
        </w:r>
      </w:hyperlink>
      <w:r>
        <w:rPr>
          <w:rFonts w:ascii="Arial" w:eastAsia="Arial" w:hAnsi="Arial" w:cs="Arial"/>
          <w:sz w:val="22"/>
          <w:szCs w:val="22"/>
        </w:rPr>
        <w:t xml:space="preserve"> </w:t>
      </w:r>
    </w:p>
    <w:p w14:paraId="00000013" w14:textId="77777777" w:rsidR="0055453B" w:rsidRDefault="0055453B">
      <w:pPr>
        <w:jc w:val="both"/>
        <w:rPr>
          <w:rFonts w:ascii="Arial" w:eastAsia="Arial" w:hAnsi="Arial" w:cs="Arial"/>
          <w:sz w:val="22"/>
          <w:szCs w:val="22"/>
        </w:rPr>
      </w:pPr>
    </w:p>
    <w:p w14:paraId="00000014" w14:textId="77777777" w:rsidR="0055453B" w:rsidRDefault="00000000">
      <w:pPr>
        <w:jc w:val="both"/>
        <w:rPr>
          <w:rFonts w:ascii="Arial" w:eastAsia="Arial" w:hAnsi="Arial" w:cs="Arial"/>
          <w:b/>
          <w:sz w:val="22"/>
          <w:szCs w:val="22"/>
        </w:rPr>
      </w:pPr>
      <w:r>
        <w:rPr>
          <w:rFonts w:ascii="Arial" w:eastAsia="Arial" w:hAnsi="Arial" w:cs="Arial"/>
          <w:b/>
          <w:sz w:val="22"/>
          <w:szCs w:val="22"/>
        </w:rPr>
        <w:t>Abbreviations:</w:t>
      </w:r>
    </w:p>
    <w:p w14:paraId="00000015" w14:textId="77777777" w:rsidR="0055453B" w:rsidRDefault="00000000">
      <w:pPr>
        <w:jc w:val="both"/>
        <w:rPr>
          <w:rFonts w:ascii="Arial" w:eastAsia="Arial" w:hAnsi="Arial" w:cs="Arial"/>
          <w:sz w:val="22"/>
          <w:szCs w:val="22"/>
        </w:rPr>
      </w:pPr>
      <w:r>
        <w:rPr>
          <w:rFonts w:ascii="Arial" w:eastAsia="Arial" w:hAnsi="Arial" w:cs="Arial"/>
          <w:sz w:val="22"/>
          <w:szCs w:val="22"/>
        </w:rPr>
        <w:t xml:space="preserve">DFO: deferoxamine; DIV: days in vitro; </w:t>
      </w:r>
      <w:proofErr w:type="spellStart"/>
      <w:r>
        <w:rPr>
          <w:rFonts w:ascii="Arial" w:eastAsia="Arial" w:hAnsi="Arial" w:cs="Arial"/>
          <w:sz w:val="22"/>
          <w:szCs w:val="22"/>
        </w:rPr>
        <w:t>FeD</w:t>
      </w:r>
      <w:proofErr w:type="spellEnd"/>
      <w:r>
        <w:rPr>
          <w:rFonts w:ascii="Arial" w:eastAsia="Arial" w:hAnsi="Arial" w:cs="Arial"/>
          <w:sz w:val="22"/>
          <w:szCs w:val="22"/>
        </w:rPr>
        <w:t xml:space="preserve">: iron deficient; </w:t>
      </w:r>
      <w:proofErr w:type="spellStart"/>
      <w:r>
        <w:rPr>
          <w:rFonts w:ascii="Arial" w:eastAsia="Arial" w:hAnsi="Arial" w:cs="Arial"/>
          <w:sz w:val="22"/>
          <w:szCs w:val="22"/>
        </w:rPr>
        <w:t>FeR</w:t>
      </w:r>
      <w:proofErr w:type="spellEnd"/>
      <w:r>
        <w:rPr>
          <w:rFonts w:ascii="Arial" w:eastAsia="Arial" w:hAnsi="Arial" w:cs="Arial"/>
          <w:sz w:val="22"/>
          <w:szCs w:val="22"/>
        </w:rPr>
        <w:t xml:space="preserve">: iron repleted; </w:t>
      </w:r>
      <w:proofErr w:type="spellStart"/>
      <w:r>
        <w:rPr>
          <w:rFonts w:ascii="Arial" w:eastAsia="Arial" w:hAnsi="Arial" w:cs="Arial"/>
          <w:sz w:val="22"/>
          <w:szCs w:val="22"/>
        </w:rPr>
        <w:t>FeS</w:t>
      </w:r>
      <w:proofErr w:type="spellEnd"/>
      <w:r>
        <w:rPr>
          <w:rFonts w:ascii="Arial" w:eastAsia="Arial" w:hAnsi="Arial" w:cs="Arial"/>
          <w:sz w:val="22"/>
          <w:szCs w:val="22"/>
        </w:rPr>
        <w:t xml:space="preserve">: iron </w:t>
      </w:r>
      <w:proofErr w:type="gramStart"/>
      <w:r>
        <w:rPr>
          <w:rFonts w:ascii="Arial" w:eastAsia="Arial" w:hAnsi="Arial" w:cs="Arial"/>
          <w:sz w:val="22"/>
          <w:szCs w:val="22"/>
        </w:rPr>
        <w:t>sufficient</w:t>
      </w:r>
      <w:proofErr w:type="gramEnd"/>
    </w:p>
    <w:p w14:paraId="00000016" w14:textId="77777777" w:rsidR="0055453B" w:rsidRDefault="00000000">
      <w:pPr>
        <w:spacing w:line="480" w:lineRule="auto"/>
        <w:jc w:val="both"/>
        <w:rPr>
          <w:rFonts w:ascii="Arial" w:eastAsia="Arial" w:hAnsi="Arial" w:cs="Arial"/>
          <w:sz w:val="22"/>
          <w:szCs w:val="22"/>
        </w:rPr>
      </w:pPr>
      <w:r>
        <w:br w:type="page"/>
      </w:r>
      <w:commentRangeStart w:id="0"/>
      <w:commentRangeStart w:id="1"/>
      <w:r>
        <w:rPr>
          <w:rFonts w:ascii="Arial" w:eastAsia="Arial" w:hAnsi="Arial" w:cs="Arial"/>
          <w:b/>
          <w:sz w:val="22"/>
          <w:szCs w:val="22"/>
        </w:rPr>
        <w:lastRenderedPageBreak/>
        <w:t>Abstract</w:t>
      </w:r>
      <w:commentRangeEnd w:id="0"/>
      <w:r w:rsidR="002E4400">
        <w:rPr>
          <w:rStyle w:val="CommentReference"/>
        </w:rPr>
        <w:commentReference w:id="0"/>
      </w:r>
      <w:commentRangeEnd w:id="1"/>
      <w:r w:rsidR="0013691F">
        <w:rPr>
          <w:rStyle w:val="CommentReference"/>
        </w:rPr>
        <w:commentReference w:id="1"/>
      </w:r>
    </w:p>
    <w:p w14:paraId="00000017" w14:textId="4D090A38"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Background: </w:t>
      </w:r>
      <w:r>
        <w:rPr>
          <w:rFonts w:ascii="Arial" w:eastAsia="Arial" w:hAnsi="Arial" w:cs="Arial"/>
          <w:sz w:val="22"/>
          <w:szCs w:val="22"/>
        </w:rPr>
        <w:t>Developing neurons have high thyroid hormone and iron requirements to support their metaboli</w:t>
      </w:r>
      <w:del w:id="2" w:author="Thomas W Bastian" w:date="2023-07-07T14:05:00Z">
        <w:r w:rsidDel="00C536A6">
          <w:rPr>
            <w:rFonts w:ascii="Arial" w:eastAsia="Arial" w:hAnsi="Arial" w:cs="Arial"/>
            <w:sz w:val="22"/>
            <w:szCs w:val="22"/>
          </w:rPr>
          <w:delText>sm and</w:delText>
        </w:r>
      </w:del>
      <w:proofErr w:type="gramStart"/>
      <w:ins w:id="3" w:author="Thomas W Bastian" w:date="2023-07-07T14:05:00Z">
        <w:r w:rsidR="00C536A6">
          <w:rPr>
            <w:rFonts w:ascii="Arial" w:eastAsia="Arial" w:hAnsi="Arial" w:cs="Arial"/>
            <w:sz w:val="22"/>
            <w:szCs w:val="22"/>
          </w:rPr>
          <w:t>cally-demanding</w:t>
        </w:r>
      </w:ins>
      <w:proofErr w:type="gramEnd"/>
      <w:r>
        <w:rPr>
          <w:rFonts w:ascii="Arial" w:eastAsia="Arial" w:hAnsi="Arial" w:cs="Arial"/>
          <w:sz w:val="22"/>
          <w:szCs w:val="22"/>
        </w:rPr>
        <w:t xml:space="preserve"> growth. Early-life iron and thyroid hormone deficiencies are prevalent, often coexist, and</w:t>
      </w:r>
      <w:r w:rsidR="00B86C58">
        <w:rPr>
          <w:rFonts w:ascii="Arial" w:eastAsia="Arial" w:hAnsi="Arial" w:cs="Arial"/>
          <w:sz w:val="22"/>
          <w:szCs w:val="22"/>
        </w:rPr>
        <w:t xml:space="preserve"> each independently</w:t>
      </w:r>
      <w:r>
        <w:rPr>
          <w:rFonts w:ascii="Arial" w:eastAsia="Arial" w:hAnsi="Arial" w:cs="Arial"/>
          <w:sz w:val="22"/>
          <w:szCs w:val="22"/>
        </w:rPr>
        <w:t xml:space="preserve"> increase the risk of permanently impaired neurobehavioral function in children. Early-life dietary iron deficiency reduces thyroid hormone levels and impairs thyroid hormone-responsive gene expression in the neonatal rat brain</w:t>
      </w:r>
      <w:r w:rsidR="00D44FA4">
        <w:rPr>
          <w:rFonts w:ascii="Arial" w:eastAsia="Arial" w:hAnsi="Arial" w:cs="Arial"/>
          <w:sz w:val="22"/>
          <w:szCs w:val="22"/>
        </w:rPr>
        <w:t xml:space="preserve">, but it is unclear whether the effect is </w:t>
      </w:r>
      <w:del w:id="4" w:author="Thomas W Bastian" w:date="2023-07-07T14:03:00Z">
        <w:r w:rsidR="00D44FA4" w:rsidDel="00C536A6">
          <w:rPr>
            <w:rFonts w:ascii="Arial" w:eastAsia="Arial" w:hAnsi="Arial" w:cs="Arial"/>
            <w:sz w:val="22"/>
            <w:szCs w:val="22"/>
          </w:rPr>
          <w:delText>neuronal</w:delText>
        </w:r>
      </w:del>
      <w:r w:rsidR="00C536A6">
        <w:rPr>
          <w:rFonts w:ascii="Arial" w:eastAsia="Arial" w:hAnsi="Arial" w:cs="Arial"/>
          <w:sz w:val="22"/>
          <w:szCs w:val="22"/>
        </w:rPr>
        <w:t>cell-intrinsic</w:t>
      </w:r>
      <w:r>
        <w:rPr>
          <w:rFonts w:ascii="Arial" w:eastAsia="Arial" w:hAnsi="Arial" w:cs="Arial"/>
          <w:sz w:val="22"/>
          <w:szCs w:val="22"/>
        </w:rPr>
        <w:t xml:space="preserve">. </w:t>
      </w:r>
    </w:p>
    <w:p w14:paraId="00000018" w14:textId="77777777"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Objective: </w:t>
      </w:r>
      <w:r>
        <w:rPr>
          <w:rFonts w:ascii="Arial" w:eastAsia="Arial" w:hAnsi="Arial" w:cs="Arial"/>
          <w:sz w:val="22"/>
          <w:szCs w:val="22"/>
        </w:rPr>
        <w:t>This study determined whether neuronal-specific iron deficiency alters thyroid hormone-regulated gene expression in developing neurons.</w:t>
      </w:r>
    </w:p>
    <w:p w14:paraId="00000019" w14:textId="683AF782"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Methods: </w:t>
      </w:r>
      <w:r>
        <w:rPr>
          <w:rFonts w:ascii="Arial" w:eastAsia="Arial" w:hAnsi="Arial" w:cs="Arial"/>
          <w:sz w:val="22"/>
          <w:szCs w:val="22"/>
        </w:rPr>
        <w:t xml:space="preserve">Iron deficiency was induced in primary mouse embryonic hippocampal neuron cultures with the iron chelator deferoxamine (DFO) beginning at 3 days in vitro (DIV). At 11DIV and 18DIV, </w:t>
      </w:r>
      <w:del w:id="5" w:author="Thomas W Bastian" w:date="2023-07-07T14:05:00Z">
        <w:r w:rsidDel="00C536A6">
          <w:rPr>
            <w:rFonts w:ascii="Arial" w:eastAsia="Arial" w:hAnsi="Arial" w:cs="Arial"/>
            <w:sz w:val="22"/>
            <w:szCs w:val="22"/>
          </w:rPr>
          <w:delText>mRNA levels for</w:delText>
        </w:r>
      </w:del>
      <w:r>
        <w:rPr>
          <w:rFonts w:ascii="Arial" w:eastAsia="Arial" w:hAnsi="Arial" w:cs="Arial"/>
          <w:sz w:val="22"/>
          <w:szCs w:val="22"/>
        </w:rPr>
        <w:t xml:space="preserve"> thyroid hormone-regulated gene</w:t>
      </w:r>
      <w:del w:id="6" w:author="Thomas W Bastian" w:date="2023-07-07T14:05:00Z">
        <w:r w:rsidDel="00C536A6">
          <w:rPr>
            <w:rFonts w:ascii="Arial" w:eastAsia="Arial" w:hAnsi="Arial" w:cs="Arial"/>
            <w:sz w:val="22"/>
            <w:szCs w:val="22"/>
          </w:rPr>
          <w:delText>s</w:delText>
        </w:r>
      </w:del>
      <w:r w:rsidR="005308E9">
        <w:rPr>
          <w:rFonts w:ascii="Arial" w:eastAsia="Arial" w:hAnsi="Arial" w:cs="Arial"/>
          <w:sz w:val="22"/>
          <w:szCs w:val="22"/>
        </w:rPr>
        <w:t>’</w:t>
      </w:r>
      <w:r>
        <w:rPr>
          <w:rFonts w:ascii="Arial" w:eastAsia="Arial" w:hAnsi="Arial" w:cs="Arial"/>
          <w:sz w:val="22"/>
          <w:szCs w:val="22"/>
        </w:rPr>
        <w:t xml:space="preserve"> </w:t>
      </w:r>
      <w:ins w:id="7" w:author="Thomas W Bastian" w:date="2023-07-07T14:05:00Z">
        <w:r w:rsidR="00C536A6">
          <w:rPr>
            <w:rFonts w:ascii="Arial" w:eastAsia="Arial" w:hAnsi="Arial" w:cs="Arial"/>
            <w:sz w:val="22"/>
            <w:szCs w:val="22"/>
          </w:rPr>
          <w:t xml:space="preserve">mRNA levels </w:t>
        </w:r>
      </w:ins>
      <w:r>
        <w:rPr>
          <w:rFonts w:ascii="Arial" w:eastAsia="Arial" w:hAnsi="Arial" w:cs="Arial"/>
          <w:sz w:val="22"/>
          <w:szCs w:val="22"/>
        </w:rPr>
        <w:t>indexing thyroid hormone homeostasis (</w:t>
      </w:r>
      <w:proofErr w:type="spellStart"/>
      <w:r>
        <w:rPr>
          <w:rFonts w:ascii="Arial" w:eastAsia="Arial" w:hAnsi="Arial" w:cs="Arial"/>
          <w:i/>
          <w:sz w:val="22"/>
          <w:szCs w:val="22"/>
        </w:rPr>
        <w:t>Hr</w:t>
      </w:r>
      <w:proofErr w:type="spell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r>
        <w:rPr>
          <w:rFonts w:ascii="Arial" w:eastAsia="Arial" w:hAnsi="Arial" w:cs="Arial"/>
          <w:i/>
          <w:sz w:val="22"/>
          <w:szCs w:val="22"/>
        </w:rPr>
        <w:t>Klf9</w:t>
      </w:r>
      <w:r>
        <w:rPr>
          <w:rFonts w:ascii="Arial" w:eastAsia="Arial" w:hAnsi="Arial" w:cs="Arial"/>
          <w:sz w:val="22"/>
          <w:szCs w:val="22"/>
        </w:rPr>
        <w:t>) were quantified. To assess the effect of iron repletion, DFO was removed at 14DIV from a subset of DFO-treated cultures and gene expression and ATP levels were quantified at 21DIV.</w:t>
      </w:r>
    </w:p>
    <w:p w14:paraId="0000001A" w14:textId="3A5F53B8"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Results: </w:t>
      </w:r>
      <w:r>
        <w:rPr>
          <w:rFonts w:ascii="Arial" w:eastAsia="Arial" w:hAnsi="Arial" w:cs="Arial"/>
          <w:sz w:val="22"/>
          <w:szCs w:val="22"/>
        </w:rPr>
        <w:t xml:space="preserve">At 11DIV and 18DIV, neuronal iron deficiency decreased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by 18DIV, </w:t>
      </w:r>
      <w:r>
        <w:rPr>
          <w:rFonts w:ascii="Arial" w:eastAsia="Arial" w:hAnsi="Arial" w:cs="Arial"/>
          <w:i/>
          <w:sz w:val="22"/>
          <w:szCs w:val="22"/>
        </w:rPr>
        <w:t xml:space="preserve">Slc16a2, Slco1c1, Dio2,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were increased; </w:t>
      </w:r>
      <w:del w:id="8" w:author="Thomas W Bastian" w:date="2023-07-07T14:07:00Z">
        <w:r w:rsidDel="00C536A6">
          <w:rPr>
            <w:rFonts w:ascii="Arial" w:eastAsia="Arial" w:hAnsi="Arial" w:cs="Arial"/>
            <w:sz w:val="22"/>
            <w:szCs w:val="22"/>
          </w:rPr>
          <w:delText xml:space="preserve">collectively </w:delText>
        </w:r>
      </w:del>
      <w:r>
        <w:rPr>
          <w:rFonts w:ascii="Arial" w:eastAsia="Arial" w:hAnsi="Arial" w:cs="Arial"/>
          <w:sz w:val="22"/>
          <w:szCs w:val="22"/>
        </w:rPr>
        <w:t>suggesting cellular sensing of a functionally abnormal thyroid hormone state. Dimensionality reduction with Principal Component Analysis (PCA) reveals that thyroid hormone homeostatic genes strongly correlate with and predict iron status</w:t>
      </w:r>
      <w:del w:id="9" w:author="Thomas W Bastian" w:date="2023-07-07T14:09:00Z">
        <w:r w:rsidDel="00C536A6">
          <w:rPr>
            <w:rFonts w:ascii="Arial" w:eastAsia="Arial" w:hAnsi="Arial" w:cs="Arial"/>
            <w:sz w:val="22"/>
            <w:szCs w:val="22"/>
          </w:rPr>
          <w:delText xml:space="preserve"> </w:delText>
        </w:r>
        <w:commentRangeStart w:id="10"/>
        <w:r w:rsidDel="00C536A6">
          <w:rPr>
            <w:rFonts w:ascii="Arial" w:eastAsia="Arial" w:hAnsi="Arial" w:cs="Arial"/>
            <w:sz w:val="22"/>
            <w:szCs w:val="22"/>
          </w:rPr>
          <w:delText>(</w:delText>
        </w:r>
      </w:del>
      <w:ins w:id="11" w:author="Thomas W Bastian" w:date="2023-07-07T14:09:00Z">
        <w:del w:id="12" w:author="Tim Monko" w:date="2023-07-18T12:14:00Z">
          <w:r w:rsidR="00C536A6" w:rsidDel="007C4403">
            <w:rPr>
              <w:rFonts w:ascii="Arial" w:eastAsia="Arial" w:hAnsi="Arial" w:cs="Arial"/>
              <w:sz w:val="22"/>
              <w:szCs w:val="22"/>
            </w:rPr>
            <w:delText xml:space="preserve"> </w:delText>
          </w:r>
        </w:del>
      </w:ins>
      <w:del w:id="13" w:author="Thomas W Bastian" w:date="2023-07-07T14:09:00Z">
        <w:r w:rsidDel="00C536A6">
          <w:rPr>
            <w:rFonts w:ascii="Arial" w:eastAsia="Arial" w:hAnsi="Arial" w:cs="Arial"/>
            <w:i/>
            <w:sz w:val="22"/>
            <w:szCs w:val="22"/>
          </w:rPr>
          <w:delText>Tfr1</w:delText>
        </w:r>
        <w:r w:rsidDel="00C536A6">
          <w:rPr>
            <w:rFonts w:ascii="Arial" w:eastAsia="Arial" w:hAnsi="Arial" w:cs="Arial"/>
            <w:sz w:val="22"/>
            <w:szCs w:val="22"/>
          </w:rPr>
          <w:delText xml:space="preserve"> mRNA)</w:delText>
        </w:r>
      </w:del>
      <w:commentRangeEnd w:id="10"/>
      <w:r w:rsidR="00C536A6">
        <w:rPr>
          <w:rStyle w:val="CommentReference"/>
        </w:rPr>
        <w:commentReference w:id="10"/>
      </w:r>
      <w:r>
        <w:rPr>
          <w:rFonts w:ascii="Arial" w:eastAsia="Arial" w:hAnsi="Arial" w:cs="Arial"/>
          <w:sz w:val="22"/>
          <w:szCs w:val="22"/>
        </w:rPr>
        <w:t xml:space="preserve">. </w:t>
      </w:r>
      <w:commentRangeStart w:id="14"/>
      <w:commentRangeStart w:id="15"/>
      <w:r>
        <w:rPr>
          <w:rFonts w:ascii="Arial" w:eastAsia="Arial" w:hAnsi="Arial" w:cs="Arial"/>
          <w:sz w:val="22"/>
          <w:szCs w:val="22"/>
        </w:rPr>
        <w:t xml:space="preserve">Iron repletion from 14–21DIV </w:t>
      </w:r>
      <w:ins w:id="16" w:author="Tim Monko" w:date="2023-07-18T12:14:00Z">
        <w:r w:rsidR="007C4403">
          <w:rPr>
            <w:rFonts w:ascii="Arial" w:eastAsia="Arial" w:hAnsi="Arial" w:cs="Arial"/>
            <w:sz w:val="22"/>
            <w:szCs w:val="22"/>
          </w:rPr>
          <w:t>did not restore ATP</w:t>
        </w:r>
      </w:ins>
      <w:ins w:id="17" w:author="Tim Monko" w:date="2023-07-18T16:10:00Z">
        <w:r w:rsidR="00C02BA9">
          <w:rPr>
            <w:rFonts w:ascii="Arial" w:eastAsia="Arial" w:hAnsi="Arial" w:cs="Arial"/>
            <w:sz w:val="22"/>
            <w:szCs w:val="22"/>
          </w:rPr>
          <w:t xml:space="preserve"> concentration</w:t>
        </w:r>
      </w:ins>
      <w:ins w:id="18" w:author="Tim Monko" w:date="2023-07-18T12:14:00Z">
        <w:r w:rsidR="007C4403">
          <w:rPr>
            <w:rFonts w:ascii="Arial" w:eastAsia="Arial" w:hAnsi="Arial" w:cs="Arial"/>
            <w:sz w:val="22"/>
            <w:szCs w:val="22"/>
          </w:rPr>
          <w:t xml:space="preserve"> </w:t>
        </w:r>
      </w:ins>
      <w:ins w:id="19" w:author="Tim Monko" w:date="2023-07-18T12:18:00Z">
        <w:r w:rsidR="007C4403">
          <w:rPr>
            <w:rFonts w:ascii="Arial" w:eastAsia="Arial" w:hAnsi="Arial" w:cs="Arial"/>
            <w:sz w:val="22"/>
            <w:szCs w:val="22"/>
          </w:rPr>
          <w:t xml:space="preserve">and </w:t>
        </w:r>
      </w:ins>
      <w:del w:id="20" w:author="Tim Monko" w:date="2023-07-18T12:17:00Z">
        <w:r w:rsidDel="007C4403">
          <w:rPr>
            <w:rFonts w:ascii="Arial" w:eastAsia="Arial" w:hAnsi="Arial" w:cs="Arial"/>
            <w:sz w:val="22"/>
            <w:szCs w:val="22"/>
          </w:rPr>
          <w:delText xml:space="preserve">restored neurodevelopmental genes, but not all thyroid hormone homeostatic genes, and ATP concentrations remained significantly altered. </w:delText>
        </w:r>
      </w:del>
      <w:commentRangeEnd w:id="14"/>
      <w:r w:rsidR="00C536A6">
        <w:rPr>
          <w:rStyle w:val="CommentReference"/>
        </w:rPr>
        <w:commentReference w:id="14"/>
      </w:r>
      <w:commentRangeEnd w:id="15"/>
      <w:r w:rsidR="007C4403">
        <w:rPr>
          <w:rStyle w:val="CommentReference"/>
        </w:rPr>
        <w:commentReference w:id="15"/>
      </w:r>
      <w:r>
        <w:rPr>
          <w:rFonts w:ascii="Arial" w:eastAsia="Arial" w:hAnsi="Arial" w:cs="Arial"/>
          <w:sz w:val="22"/>
          <w:szCs w:val="22"/>
        </w:rPr>
        <w:t>PCA clustering suggests that</w:t>
      </w:r>
      <w:r w:rsidR="004672E6">
        <w:rPr>
          <w:rFonts w:ascii="Arial" w:eastAsia="Arial" w:hAnsi="Arial" w:cs="Arial"/>
          <w:sz w:val="22"/>
          <w:szCs w:val="22"/>
        </w:rPr>
        <w:t>, after iron repletion,</w:t>
      </w:r>
      <w:r>
        <w:rPr>
          <w:rFonts w:ascii="Arial" w:eastAsia="Arial" w:hAnsi="Arial" w:cs="Arial"/>
          <w:sz w:val="22"/>
          <w:szCs w:val="22"/>
        </w:rPr>
        <w:t xml:space="preserve"> cultures maintain a gene expression signature indicative of previous iron deficiency. </w:t>
      </w:r>
    </w:p>
    <w:p w14:paraId="0000001B" w14:textId="0ED6BF43" w:rsidR="0055453B" w:rsidRDefault="00000000" w:rsidP="005308E9">
      <w:pPr>
        <w:spacing w:line="480" w:lineRule="auto"/>
        <w:ind w:firstLine="720"/>
        <w:jc w:val="both"/>
        <w:rPr>
          <w:rFonts w:ascii="Arial" w:eastAsia="Arial" w:hAnsi="Arial" w:cs="Arial"/>
          <w:sz w:val="22"/>
          <w:szCs w:val="22"/>
        </w:rPr>
      </w:pPr>
      <w:r>
        <w:rPr>
          <w:rFonts w:ascii="Arial" w:eastAsia="Arial" w:hAnsi="Arial" w:cs="Arial"/>
          <w:i/>
          <w:sz w:val="22"/>
          <w:szCs w:val="22"/>
        </w:rPr>
        <w:t xml:space="preserve">Conclusions: </w:t>
      </w:r>
      <w:r>
        <w:rPr>
          <w:rFonts w:ascii="Arial" w:eastAsia="Arial" w:hAnsi="Arial" w:cs="Arial"/>
          <w:sz w:val="22"/>
          <w:szCs w:val="22"/>
        </w:rPr>
        <w:t xml:space="preserve">These novel findings suggest there is an intracellular mechanism coordinating cellular iron/thyroid hormone activities. We speculate this is a part of homeostatic response to </w:t>
      </w:r>
      <w:r w:rsidR="00052937">
        <w:rPr>
          <w:rFonts w:ascii="Arial" w:eastAsia="Arial" w:hAnsi="Arial" w:cs="Arial"/>
          <w:sz w:val="22"/>
          <w:szCs w:val="22"/>
        </w:rPr>
        <w:t xml:space="preserve">acutely </w:t>
      </w:r>
      <w:r>
        <w:rPr>
          <w:rFonts w:ascii="Arial" w:eastAsia="Arial" w:hAnsi="Arial" w:cs="Arial"/>
          <w:sz w:val="22"/>
          <w:szCs w:val="22"/>
        </w:rPr>
        <w:t>match neuronal energy production and growth signaling. However,</w:t>
      </w:r>
      <w:ins w:id="21" w:author="Tim Monko" w:date="2023-07-06T11:54:00Z">
        <w:r w:rsidR="00754091">
          <w:rPr>
            <w:rFonts w:ascii="Arial" w:eastAsia="Arial" w:hAnsi="Arial" w:cs="Arial"/>
            <w:sz w:val="22"/>
            <w:szCs w:val="22"/>
          </w:rPr>
          <w:t xml:space="preserve"> the </w:t>
        </w:r>
        <w:r w:rsidR="00754091">
          <w:rPr>
            <w:rFonts w:ascii="Arial" w:eastAsia="Arial" w:hAnsi="Arial" w:cs="Arial"/>
            <w:sz w:val="22"/>
            <w:szCs w:val="22"/>
          </w:rPr>
          <w:lastRenderedPageBreak/>
          <w:t>adaptation</w:t>
        </w:r>
        <w:r w:rsidR="002E4400">
          <w:rPr>
            <w:rFonts w:ascii="Arial" w:eastAsia="Arial" w:hAnsi="Arial" w:cs="Arial"/>
            <w:sz w:val="22"/>
            <w:szCs w:val="22"/>
          </w:rPr>
          <w:t xml:space="preserve"> to</w:t>
        </w:r>
      </w:ins>
      <w:r>
        <w:rPr>
          <w:rFonts w:ascii="Arial" w:eastAsia="Arial" w:hAnsi="Arial" w:cs="Arial"/>
          <w:sz w:val="22"/>
          <w:szCs w:val="22"/>
        </w:rPr>
        <w:t xml:space="preserve"> iron deficiency may cause permanent deficits in thyroid hormone-dependent neurodevelopmental processes even after recovery from iron deficiency.</w:t>
      </w:r>
    </w:p>
    <w:p w14:paraId="0000001C" w14:textId="77777777" w:rsidR="0055453B" w:rsidRDefault="0055453B">
      <w:pPr>
        <w:spacing w:line="480" w:lineRule="auto"/>
        <w:ind w:firstLine="720"/>
        <w:jc w:val="both"/>
        <w:rPr>
          <w:rFonts w:ascii="Arial" w:eastAsia="Arial" w:hAnsi="Arial" w:cs="Arial"/>
          <w:sz w:val="22"/>
          <w:szCs w:val="22"/>
        </w:rPr>
      </w:pPr>
    </w:p>
    <w:p w14:paraId="0000001D"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b/>
          <w:sz w:val="22"/>
          <w:szCs w:val="22"/>
        </w:rPr>
        <w:t xml:space="preserve">Keywords: </w:t>
      </w:r>
      <w:r>
        <w:rPr>
          <w:rFonts w:ascii="Arial" w:eastAsia="Arial" w:hAnsi="Arial" w:cs="Arial"/>
          <w:sz w:val="22"/>
          <w:szCs w:val="22"/>
        </w:rPr>
        <w:t>Iron, thyroid hormone, energy metabolism, neuron development, primary neuronal culture</w:t>
      </w:r>
    </w:p>
    <w:p w14:paraId="0000001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Introduction</w:t>
      </w:r>
      <w:r>
        <w:rPr>
          <w:rFonts w:ascii="Arial" w:eastAsia="Arial" w:hAnsi="Arial" w:cs="Arial"/>
          <w:sz w:val="22"/>
          <w:szCs w:val="22"/>
        </w:rPr>
        <w:t xml:space="preserve"> </w:t>
      </w:r>
    </w:p>
    <w:p w14:paraId="0000001F" w14:textId="6E4BB55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Human brain development is a dynamic, metabolically demanding process, which must occur in a sequential and coordinated fashion. The rapidly growing neonatal human brain accounts for ~60% of the total body energy utilization, (compared to 20% in the adult brain), indicating the high energy and nutrient requirements of proper brain growth </w:t>
      </w:r>
      <w:r w:rsidR="00360816">
        <w:rPr>
          <w:rFonts w:ascii="Arial" w:eastAsia="MS Mincho" w:hAnsi="Arial"/>
          <w:sz w:val="22"/>
        </w:rPr>
        <w:fldChar w:fldCharType="begin"/>
      </w:r>
      <w:r w:rsidR="00986508">
        <w:rPr>
          <w:rFonts w:ascii="Arial" w:eastAsia="MS Mincho" w:hAnsi="Arial"/>
          <w:sz w:val="22"/>
        </w:rPr>
        <w:instrText xml:space="preserve"> ADDIN ZOTERO_ITEM CSL_CITATION {"citationID":"1Cl88IYF","properties":{"formattedCitation":"(1,2)","plainCitation":"(1,2)","noteIndex":0},"citationItems":[{"id":"7GnAdnRm/rcLGnMZN","uris":["http://zotero.org/users/4937421/items/NNJAP37U"],"itemData":{"id":116,"type":"article-journal","abstract":"Humans diverge from most mammals, including nonhuman primates, by depositing signiﬁcant quantities of body fat in utero and are consequently one of the fattest species on record at birth. While explanations for the fat layer of human neonates have commonly assumed that it serves as insulation to compensate for hairlessness, empirical support for this hypothesis is presently weak. Whether the tissue’s abundance at birth and growth changes in adiposity during infancy and childhood might be explained in light of its role as energy buffer has not been assessed, and this possibility is explored through development of a model of fat function and growth centered on two related hypotheses. The ﬁrst is that the greater adiposity of human neonates is at least partially explainable as an accompaniment of the enlarged human brain, which demands a larger energy reserve to ensure that its obligatory needs are met when the ﬂow of resources from mother or other caretakers is disrupted. The second is that age-related changes in the likelihood of experiencing such disruption have inﬂuenced the pattern of investment in the tissue, reﬂected today in peak adiposity during infancy and a decline to a leaner childhood period. Nutritional disruption is common at birth and until lactation is established, during which time human newborns survive from fats deposited prenatally, suggesting one possible explanation for the early onset of fat deposition. At weaning, the transition from breast milk to supplemental foods and the parallel transition from maternal to endogenous immune protection interact to increase the frequency and impact of nutritional disruption, and this may help explain why newborns devote roughly 70% of growth expenditure to fat deposition during the early postnatal months. Evidence is presented that fat stores are mobilized during infections, hinting at one possible mechanism underlying the association between nutritional status and infectious morbidity and mortality among infants in nutritionally stressed human populations. Consistent with the proposed hypothesis, well-fed infants acquire peak fat reserves by an age of peak prevalence of malnutrition, infectious disease, and fat reserve depletion in less-buffered contexts, and childhood—characterized by minimal investment in the tissue—is a stage of reduced risk of energy stress. The model presented here foregrounds energy storage in adipose tissue as an important life-history strategy and a means to modify mortality risk during the nutritionally turbulent period of infancy. Yrbk Phys Anthropol 41:177–209, 1998. </w:instrText>
      </w:r>
      <w:r w:rsidR="00986508">
        <w:rPr>
          <w:rFonts w:ascii="Arial" w:eastAsia="MS Mincho" w:hAnsi="Arial" w:cs="Arial"/>
          <w:sz w:val="22"/>
        </w:rPr>
        <w:instrText>௠</w:instrText>
      </w:r>
      <w:r w:rsidR="00986508">
        <w:rPr>
          <w:rFonts w:ascii="Arial" w:eastAsia="MS Mincho" w:hAnsi="Arial"/>
          <w:sz w:val="22"/>
        </w:rPr>
        <w:instrText xml:space="preserve"> 1998 Wiley-Liss, Inc.","container-title":"YEARBOOK OF PHYSICAL ANTHROPOLOGY","language":"en","page":"33","source":"Zotero","title":"Adipose tissue in human infancy and childhood: An evolutionary perspective","volume":"41","author":[{"family":"Kuzawa","given":"Christopher W"}],"issued":{"date-parts":[["1998"]]}}},{"id":"7GnAdnRm/ZEGSEjic","uris":["http://zotero.org/users/4937421/items/A6EFYTC7"],"itemData":{"id":622,"type":"article-journal","container-title":"Proceedings of the National Academy of Sciences","DOI":"10.1073/pnas.1323099111","ISSN":"0027-8424, 1091-6490","issue":"36","language":"en","page":"13010-13015","source":"Crossref","title":"Metabolic costs and evolutionary implications of human brain development","volume":"111","author":[{"family":"Kuzawa","given":"C. W."},{"family":"Chugani","given":"H. T."},{"family":"Grossman","given":"L. I."},{"family":"Lipovich","given":"L."},{"family":"Muzik","given":"O."},{"family":"Hof","given":"P. R."},{"family":"Wildman","given":"D. E."},{"family":"Sherwood","given":"C. C."},{"family":"Leonard","given":"W. R."},{"family":"Lange","given":"N."}],"issued":{"date-parts":[["2014",9,9]]}}}],"schema":"https://github.com/citation-style-language/schema/raw/master/csl-citation.json"} </w:instrText>
      </w:r>
      <w:r w:rsidR="00360816">
        <w:rPr>
          <w:rFonts w:ascii="Arial" w:eastAsia="MS Mincho" w:hAnsi="Arial"/>
          <w:sz w:val="22"/>
        </w:rPr>
        <w:fldChar w:fldCharType="separate"/>
      </w:r>
      <w:r w:rsidR="00360816">
        <w:rPr>
          <w:rFonts w:ascii="Arial" w:hAnsi="Arial" w:cs="Arial"/>
          <w:sz w:val="22"/>
        </w:rPr>
        <w:t>(1,2)</w:t>
      </w:r>
      <w:r w:rsidR="00360816">
        <w:rPr>
          <w:rFonts w:ascii="Arial" w:eastAsia="MS Mincho" w:hAnsi="Arial"/>
          <w:sz w:val="22"/>
        </w:rPr>
        <w:fldChar w:fldCharType="end"/>
      </w:r>
      <w:r>
        <w:rPr>
          <w:rFonts w:ascii="Arial" w:eastAsia="Arial" w:hAnsi="Arial" w:cs="Arial"/>
          <w:sz w:val="22"/>
          <w:szCs w:val="22"/>
        </w:rPr>
        <w:t xml:space="preserve">. Iron and thyroid hormone are two critical regulators of both systemic and cellular energy production and homeostasis. Thyroid hormone regulates cellular energy (ATP) demand and utilization in the developing brain, through its regulation of genes involved in cellular energy metabolism and in stimulation of ATP-consuming processes, including generation of ion gradients, cytoskeletal dynamics, and DNA replication for cell proliferation </w:t>
      </w:r>
      <w:r w:rsidR="00AD22D7" w:rsidRPr="00F05DEF">
        <w:rPr>
          <w:rFonts w:ascii="Arial" w:hAnsi="Arial"/>
          <w:sz w:val="22"/>
        </w:rPr>
        <w:fldChar w:fldCharType="begin"/>
      </w:r>
      <w:r w:rsidR="00986508">
        <w:rPr>
          <w:rFonts w:ascii="Arial" w:hAnsi="Arial"/>
          <w:sz w:val="22"/>
        </w:rPr>
        <w:instrText xml:space="preserve"> ADDIN ZOTERO_ITEM CSL_CITATION {"citationID":"wOfZMbQf","properties":{"formattedCitation":"(3)","plainCitation":"(3)","noteIndex":0},"citationItems":[{"id":"7GnAdnRm/T9VPzodh","uris":["http://zotero.org/users/4937421/items/4DPD44NR"],"itemData":{"id":679,"type":"article-journal","container-title":"Endocrine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AD22D7" w:rsidRPr="00F05DEF">
        <w:rPr>
          <w:rFonts w:ascii="Arial" w:hAnsi="Arial"/>
          <w:sz w:val="22"/>
        </w:rPr>
        <w:fldChar w:fldCharType="separate"/>
      </w:r>
      <w:r w:rsidR="00AD22D7">
        <w:rPr>
          <w:rFonts w:ascii="Arial" w:hAnsi="Arial" w:cs="Arial"/>
          <w:sz w:val="22"/>
        </w:rPr>
        <w:t>(3)</w:t>
      </w:r>
      <w:r w:rsidR="00AD22D7" w:rsidRPr="00F05DEF">
        <w:rPr>
          <w:rFonts w:ascii="Arial" w:hAnsi="Arial"/>
          <w:sz w:val="22"/>
        </w:rPr>
        <w:fldChar w:fldCharType="end"/>
      </w:r>
      <w:r>
        <w:rPr>
          <w:rFonts w:ascii="Arial" w:eastAsia="Arial" w:hAnsi="Arial" w:cs="Arial"/>
          <w:sz w:val="22"/>
          <w:szCs w:val="22"/>
        </w:rPr>
        <w:t xml:space="preserve">. Iron regulates cellular energetic capacity in the developing brain through its direct role in the structure and redox activity of cytochrome- and iron-sulfur cluster-containing TCA cycle and electron transport chain proteins </w:t>
      </w:r>
      <w:r w:rsidR="00AD22D7">
        <w:rPr>
          <w:rFonts w:ascii="Arial" w:eastAsia="MS Mincho" w:hAnsi="Arial"/>
          <w:sz w:val="22"/>
          <w:lang w:eastAsia="ja-JP"/>
        </w:rPr>
        <w:fldChar w:fldCharType="begin"/>
      </w:r>
      <w:r w:rsidR="00986508">
        <w:rPr>
          <w:rFonts w:ascii="Arial" w:eastAsia="MS Mincho" w:hAnsi="Arial"/>
          <w:sz w:val="22"/>
          <w:lang w:eastAsia="ja-JP"/>
        </w:rPr>
        <w:instrText xml:space="preserve"> ADDIN ZOTERO_ITEM CSL_CITATION {"citationID":"Tdo7dbg0","properties":{"formattedCitation":"(4)","plainCitation":"(4)","noteIndex":0},"citationItems":[{"id":"7GnAdnRm/oqqYTwgz","uris":["http://zotero.org/users/4937421/items/G3W2ZDFL"],"itemData":{"id":1858,"type":"article-journal","abstract":"Iron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AD22D7">
        <w:rPr>
          <w:rFonts w:ascii="Arial" w:eastAsia="MS Mincho" w:hAnsi="Arial"/>
          <w:sz w:val="22"/>
          <w:lang w:eastAsia="ja-JP"/>
        </w:rPr>
        <w:fldChar w:fldCharType="separate"/>
      </w:r>
      <w:r w:rsidR="00AD22D7">
        <w:rPr>
          <w:rFonts w:ascii="Arial" w:hAnsi="Arial" w:cs="Arial"/>
          <w:sz w:val="22"/>
        </w:rPr>
        <w:t>(4)</w:t>
      </w:r>
      <w:r w:rsidR="00AD22D7">
        <w:rPr>
          <w:rFonts w:ascii="Arial" w:eastAsia="MS Mincho" w:hAnsi="Arial"/>
          <w:sz w:val="22"/>
          <w:lang w:eastAsia="ja-JP"/>
        </w:rPr>
        <w:fldChar w:fldCharType="end"/>
      </w:r>
      <w:r>
        <w:rPr>
          <w:rFonts w:ascii="Arial" w:eastAsia="Arial" w:hAnsi="Arial" w:cs="Arial"/>
          <w:sz w:val="22"/>
          <w:szCs w:val="22"/>
        </w:rPr>
        <w:t xml:space="preserve">. Neurons, which rely predominantly on iron- and thyroid hormone-dependent mitochondrial respiration for their energy needs, are most sensitive to perturbations in iron and thyroid hormone during rapid neonatal development. Isolated fetal-neonatal iron deficiency or thyroid hormone deficiency cause similar neurodevelopmental impairments, including less complex neuronal structure, lower electrophysiologic capacity and deficits in learning, memory, psychosocial, and motor skills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{"citationID":"Eyt5ioL5","properties":{"formattedCitation":"(5,6)","plainCitation":"(5,6)","noteIndex":0},"citationItems":[{"id":"7GnAdnRm/nPJn67VD","uris":["http://zotero.org/users/4937421/items/J24ZXKRW"],"itemData":{"id":1919,"type":"article-journal","abstract":"Iron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 xml:space="preserve">. Deficits persist into adolescence and adulthood despite iron or thyroid hormone repletion, causing life-long brain dysfunction and increased risk for other brain disorders, including autism and schizophrenia </w:t>
      </w:r>
      <w:r w:rsidR="00AD22D7">
        <w:rPr>
          <w:rFonts w:ascii="Arial" w:eastAsia="MS Mincho" w:hAnsi="Arial"/>
          <w:sz w:val="22"/>
        </w:rPr>
        <w:fldChar w:fldCharType="begin"/>
      </w:r>
      <w:r w:rsidR="00986508">
        <w:rPr>
          <w:rFonts w:ascii="Arial" w:eastAsia="MS Mincho" w:hAnsi="Arial"/>
          <w:sz w:val="22"/>
        </w:rPr>
        <w:instrText xml:space="preserve"> ADDIN ZOTERO_ITEM CSL_CITATION {"citationID":"KJ0nFFSc","properties":{"formattedCitation":"(5,6)","plainCitation":"(5,6)","noteIndex":0},"citationItems":[{"id":"7GnAdnRm/nPJn67VD","uris":["http://zotero.org/users/4937421/items/J24ZXKRW"],"itemData":{"id":1919,"type":"article-journal","abstract":"Iron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K."}],"issued":{"date-parts":[["2020",10]]}}},{"id":"7GnAdnRm/w3O7OkQ0","uris":["http://zotero.org/users/4937421/items/INMV8T5D"],"itemData":{"id":698,"type":"article-journal","abstract":"Thyroid hormones play an important role in brain development, and thyroid hormone insufﬁciency during the perinatal period results in severe developmental delays. Perinatal thyroid hormone deﬁciency is clinically known as congenital hypothyroidism, which is caused by dysgenesis of the thyroid gland or low iodine intake. If the disorder is not diagnosed or not treated early, the neuronal architecture is perturbed by thyroid hormone insufﬁciency, and neuropathological ﬁndings, such as abnormal synapse formation, defects in neuronal migration, and impairment of myelination, are observed in the brains of such patients. Furthermore, the expression of psychiatric disorderrelated molecules, especially parvalbumin, is signiﬁcantly decreased by thyroid hormone insufﬁciency during the perinatal period. Animal experiments using hypothyroidism models display decreased parvalbumin expression and abnormal brain architecture, and these experimental results show reproducibility and stability. These basic studies reinforce the results of epidemiological studies, suggesting the relevance of thyroid dysfunction in psychiatric disorders. In this review, we discuss the disruption of brain function associated with congenital hypothyroidism from the perspective of basic and clinical research.","container-title":"Frontiers in Neuroscience","DOI":"10.3389/fnins.2021.772382","ISSN":"1662-453X","journalAbbreviation":"Front. Neurosci.","language":"en","page":"772382","source":"DOI.org (Crossref)","title":"Congenital Hypothyroidism and Brain Development: Association With Other Psychiatric Disorders","title-short":"Congenital Hypothyroidism and Brain Development","volume":"15","author":[{"family":"Uchida","given":"Katsuya"},{"family":"Suzuki","given":"Mao"}],"issued":{"date-parts":[["2021",12,9]]}}}],"schema":"https://github.com/citation-style-language/schema/raw/master/csl-citation.json"} </w:instrText>
      </w:r>
      <w:r w:rsidR="00AD22D7">
        <w:rPr>
          <w:rFonts w:ascii="Arial" w:eastAsia="MS Mincho" w:hAnsi="Arial"/>
          <w:sz w:val="22"/>
        </w:rPr>
        <w:fldChar w:fldCharType="separate"/>
      </w:r>
      <w:r w:rsidR="003641C2">
        <w:rPr>
          <w:rFonts w:ascii="Arial" w:hAnsi="Arial" w:cs="Arial"/>
          <w:sz w:val="22"/>
        </w:rPr>
        <w:t>(5,6)</w:t>
      </w:r>
      <w:r w:rsidR="00AD22D7">
        <w:rPr>
          <w:rFonts w:ascii="Arial" w:eastAsia="MS Mincho" w:hAnsi="Arial"/>
          <w:sz w:val="22"/>
        </w:rPr>
        <w:fldChar w:fldCharType="end"/>
      </w:r>
      <w:r>
        <w:rPr>
          <w:rFonts w:ascii="Arial" w:eastAsia="Arial" w:hAnsi="Arial" w:cs="Arial"/>
          <w:sz w:val="22"/>
          <w:szCs w:val="22"/>
        </w:rPr>
        <w:t>.</w:t>
      </w:r>
    </w:p>
    <w:p w14:paraId="00000020" w14:textId="327F8F9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More than 2 billion people worldwide are at risk of developing iron deficiency (with or without anemia) or thyroid hormone deficiency (due to iodine deficiency or </w:t>
      </w:r>
      <w:r w:rsidR="00437A5E">
        <w:rPr>
          <w:rFonts w:ascii="Arial" w:eastAsia="Arial" w:hAnsi="Arial" w:cs="Arial"/>
          <w:sz w:val="22"/>
          <w:szCs w:val="22"/>
        </w:rPr>
        <w:t xml:space="preserve">other </w:t>
      </w:r>
      <w:commentRangeStart w:id="22"/>
      <w:r w:rsidR="00437A5E">
        <w:rPr>
          <w:rFonts w:ascii="Arial" w:eastAsia="Arial" w:hAnsi="Arial" w:cs="Arial"/>
          <w:sz w:val="22"/>
          <w:szCs w:val="22"/>
        </w:rPr>
        <w:t>thyroid</w:t>
      </w:r>
      <w:ins w:id="23" w:author="Thomas W Bastian" w:date="2023-07-07T14:14:00Z">
        <w:r w:rsidR="00887FBD">
          <w:rPr>
            <w:rFonts w:ascii="Arial" w:eastAsia="Arial" w:hAnsi="Arial" w:cs="Arial"/>
            <w:sz w:val="22"/>
            <w:szCs w:val="22"/>
          </w:rPr>
          <w:t>al</w:t>
        </w:r>
      </w:ins>
      <w:r w:rsidR="00437A5E">
        <w:rPr>
          <w:rFonts w:ascii="Arial" w:eastAsia="Arial" w:hAnsi="Arial" w:cs="Arial"/>
          <w:sz w:val="22"/>
          <w:szCs w:val="22"/>
        </w:rPr>
        <w:t xml:space="preserve"> </w:t>
      </w:r>
      <w:del w:id="24" w:author="Thomas W Bastian" w:date="2023-07-07T14:14:00Z">
        <w:r w:rsidR="00437A5E" w:rsidDel="00887FBD">
          <w:rPr>
            <w:rFonts w:ascii="Arial" w:eastAsia="Arial" w:hAnsi="Arial" w:cs="Arial"/>
            <w:sz w:val="22"/>
            <w:szCs w:val="22"/>
          </w:rPr>
          <w:delText>hormone</w:delText>
        </w:r>
        <w:r w:rsidDel="00887FBD">
          <w:rPr>
            <w:rFonts w:ascii="Arial" w:eastAsia="Arial" w:hAnsi="Arial" w:cs="Arial"/>
            <w:sz w:val="22"/>
            <w:szCs w:val="22"/>
          </w:rPr>
          <w:delText xml:space="preserve"> </w:delText>
        </w:r>
      </w:del>
      <w:r>
        <w:rPr>
          <w:rFonts w:ascii="Arial" w:eastAsia="Arial" w:hAnsi="Arial" w:cs="Arial"/>
          <w:sz w:val="22"/>
          <w:szCs w:val="22"/>
        </w:rPr>
        <w:t>disorders</w:t>
      </w:r>
      <w:commentRangeEnd w:id="22"/>
      <w:r w:rsidR="00887FBD">
        <w:rPr>
          <w:rStyle w:val="CommentReference"/>
        </w:rPr>
        <w:commentReference w:id="22"/>
      </w:r>
      <w:r>
        <w:rPr>
          <w:rFonts w:ascii="Arial" w:eastAsia="Arial" w:hAnsi="Arial" w:cs="Arial"/>
          <w:sz w:val="22"/>
          <w:szCs w:val="22"/>
        </w:rPr>
        <w:t xml:space="preserve">), despite widespread efforts to reduce their prevalence </w:t>
      </w:r>
      <w:r w:rsidR="003641C2">
        <w:rPr>
          <w:rFonts w:ascii="Arial" w:eastAsia="MS Mincho" w:hAnsi="Arial"/>
          <w:sz w:val="22"/>
        </w:rPr>
        <w:fldChar w:fldCharType="begin"/>
      </w:r>
      <w:r w:rsidR="00986508">
        <w:rPr>
          <w:rFonts w:ascii="Arial" w:eastAsia="MS Mincho" w:hAnsi="Arial"/>
          <w:sz w:val="22"/>
        </w:rPr>
        <w:instrText xml:space="preserve"> ADDIN ZOTERO_ITEM CSL_CITATION {"citationID":"609nsjbe","properties":{"formattedCitation":"(7\\uc0\\u8211{}10)","plainCitation":"(7–10)","noteIndex":0},"citationItems":[{"id":"7GnAdnRm/WRdlocy3","uris":["http://zotero.org/users/4937421/items/GWCRWQCJ"],"itemData":{"id":695,"type":"article-journal","abstract":"Thyroid hormones are essential for growth, neuronal development, reproduction and regulation of energy metabolism. Hypothyroidism and hyperthyroidism are common conditions with potentially devastating health consequences that affect all populations worldwide. Iodine nutrition is a key determinant of thyroid disease risk; however, other factors, such as ageing, smoking status, genetic susceptibility, ethnicity, endocrine disruptors and the advent of novel therapeutics, including immune checkpoint inhibitors, also influence thyroid disease epidemiology. In the developed world, the prevalence of undiagnosed thyroid disease is likely falling owing to widespread thyroid function testing and relatively low thresholds for treatment initiation. However, continued vigilance against iodine deficiency remains essential in developed countries, particularly in Europe. In this report, we review the global incidence and prevalence of hyperthyroidism and hypothyroidism, highlighting geographical differences and the effect of environmental factors, such as iodine supplementation, on these data. We also highlight the pressing need for detailed epidemiological surveys of thyroid dysfunction and iodine status in developing countries.","container-title":"Nature Reviews Endocrinology","DOI":"10.1038/nrendo.2018.18","ISSN":"1759-5029, 1759-5037","issue":"5","journalAbbreviation":"Nat Rev Endocrinol","language":"en","page":"301-316","source":"DOI.org (Crossref)","title":"Global epidemiology of hyperthyroidism and hypothyroidism","volume":"14","author":[{"family":"Taylor","given":"Peter N."},{"family":"Albrecht","given":"Diana"},{"family":"Scholz","given":"Anna"},{"family":"Gutierrez-Buey","given":"Gala"},{"family":"Lazarus","given":"John H."},{"family":"Dayan","given":"Colin M."},{"family":"Okosieme","given":"Onyebuchi E."}],"issued":{"date-parts":[["2018",5]]}}},{"id":"7GnAdnRm/ipyXs1Dr","uris":["http://zotero.org/users/4937421/items/AB2Q2TGB"],"itemData":{"id":432,"type":"article-journal","abstract":"Iron deficiency is a common nutritional disorder in developing countries and contributes significantly to reduced work productivity and economic output as well as to increased morbidity and mortality. There are well established biochemical tests for assessing iron status in developed countries. However, cost and interference from infectious conditions make it difficult to assess iron status in many developing country settings. Examination of the hemoglobin distribution in the population and assessment of the hemoglobin response to supplementation are alternative approaches to defining iron status and the nature of anemia. Prevention and control of iron deficiency requires the combined approach of dietary improvement, fortification of a common staple food when feasible, and appropriate iron supplementation for infants and pregnant women. In all these intervention activities, operational research is needed to improve effectiveness. In addition, controlling iron deficiency requires coordination with other nutrition and primary health care programs as part of an integrated approach to improved health and nutrition of the population.","container-title":"J Nutr","ISSN":"0022-3166 (Print) 0022-3166 (Linking)","language":"eng","page":"1479S-1490S","title":"Iron deficiency: contemporary scientific issues and international programmatic approaches","volume":"124","author":[{"family":"Yip","given":"R."}],"issued":{"date-parts":[["1994",8]]}}},{"id":"7GnAdnRm/BwVzW2NS","uris":["http://zotero.org/users/4937421/items/CI5MURHB"],"itemData":{"id":517,"type":"article-journal","abstract":"OBJECTIVE: To provide current global and regional estimates of anaemia prevalence and number of persons affected in the total population and by population subgroup.SETTING AND DESIGN: We used anaemia prevalence data from the WHO Vitamin and Mineral Nutrition Information System for 1993-2005 to generate anaemia prevalence estimates for countries with data representative at the national level or at the first administrative level that is below the national level. For countries without eligible data, we employed regression-based estimates, which used the UN Human Development Index (HDI) and other health indicators. We combined country estimates, weighted by their population, to estimate anaemia prevalence at the global level, by UN Regions and by category of human development. RESULTS: Survey data covered 48.8 % of the global population, 76.1 % of preschool-aged children, 69.0 % of pregnant women and 73.5 % of non-pregnant women. The estimated global anaemia prevalence is 24.8 % (95 % CI 22.9, 26.7 %), affecting 1.62 billion people (95 % CI 1.50, 1.74 billion). Estimated anaemia prevalence is 47.4 % (95 % CI 45.7, 49.1 %) in preschool-aged children, 41.8 % (95 % CI 39.9, 43.8 %) in pregnant women and 30.2 % (95 % CI 28.7, 31.6 %) in non-pregnant women. In numbers, 293 million (95 % CI 282, 303 million) preschool-aged children, 56 million (95 % CI 54, 59 million) pregnant women and 468 million (95 % CI 446, 491 million) non-pregnant women are affected. CONCLUSION: Anaemia affects one-quarter of the world's population and is concentrated in preschool-aged children and women, making it a global public health problem. Data on relative contributions of causal factors are lacking, however, which makes it difficult to effectively address the problem.","container-title":"Public Health Nutr","DOI":"S1368980008002401 [pii] 10.1017/S1368980008002401","ISSN":"1368-9800 (Print)","language":"eng","page":"444-54","title":"Worldwide prevalence of anaemia, WHO Vitamin and Mineral Nutrition Information System, 1993-2005","volume":"12","author":[{"family":"McLean","given":"E."},{"family":"Cogswell","given":"M."},{"family":"Egli","given":"I."},{"family":"Wojdyla","given":"D."},{"family":"Benoist","given":"B.","non-dropping-particle":"de"}],"issued":{"date-parts":[["2009",4]]}}},{"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B"}],"issued":{"date-parts":[["2016",9,1]]}}}],"schema":"https://github.com/citation-style-language/schema/raw/master/csl-citation.json"} </w:instrText>
      </w:r>
      <w:r w:rsidR="003641C2">
        <w:rPr>
          <w:rFonts w:ascii="Arial" w:eastAsia="MS Mincho" w:hAnsi="Arial"/>
          <w:sz w:val="22"/>
        </w:rPr>
        <w:fldChar w:fldCharType="separate"/>
      </w:r>
      <w:r w:rsidR="003641C2" w:rsidRPr="008D5182">
        <w:rPr>
          <w:rFonts w:ascii="Arial" w:hAnsi="Arial" w:cs="Arial"/>
          <w:sz w:val="22"/>
        </w:rPr>
        <w:t>(7–10)</w:t>
      </w:r>
      <w:r w:rsidR="003641C2">
        <w:rPr>
          <w:rFonts w:ascii="Arial" w:eastAsia="MS Mincho" w:hAnsi="Arial"/>
          <w:sz w:val="22"/>
        </w:rPr>
        <w:fldChar w:fldCharType="end"/>
      </w:r>
      <w:r>
        <w:rPr>
          <w:rFonts w:ascii="Arial" w:eastAsia="Arial" w:hAnsi="Arial" w:cs="Arial"/>
          <w:sz w:val="22"/>
          <w:szCs w:val="22"/>
        </w:rPr>
        <w:t xml:space="preserve">. Thyroid hormones—thyroxine (T4) and triiodothyronine (T3)—are only produced in the thyroid gland via thyroid peroxidase, which requires iron for its enzymatic activity </w:t>
      </w:r>
      <w:r w:rsidR="003641C2">
        <w:rPr>
          <w:rFonts w:ascii="Arial" w:hAnsi="Arial"/>
          <w:sz w:val="22"/>
        </w:rPr>
        <w:fldChar w:fldCharType="begin"/>
      </w:r>
      <w:r w:rsidR="00986508">
        <w:rPr>
          <w:rFonts w:ascii="Arial" w:hAnsi="Arial"/>
          <w:sz w:val="22"/>
        </w:rPr>
        <w:instrText xml:space="preserve"> ADDIN ZOTERO_ITEM CSL_CITATION {"citationID":"MYcEiF2R","properties":{"formattedCitation":"(11)","plainCitation":"(11)","noteIndex":0},"citationItems":[{"id":"7GnAdnRm/YZTkyKzy","uris":["http://zotero.org/users/4937421/items/Z7CV658H"],"itemData":{"id":232,"type":"article-journal","abstract":"Studies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3641C2">
        <w:rPr>
          <w:rFonts w:ascii="Arial" w:hAnsi="Arial"/>
          <w:sz w:val="22"/>
        </w:rPr>
        <w:fldChar w:fldCharType="separate"/>
      </w:r>
      <w:r w:rsidR="003641C2">
        <w:rPr>
          <w:rFonts w:ascii="Arial" w:hAnsi="Arial" w:cs="Arial"/>
          <w:sz w:val="22"/>
        </w:rPr>
        <w:t>(11)</w:t>
      </w:r>
      <w:r w:rsidR="003641C2">
        <w:rPr>
          <w:rFonts w:ascii="Arial" w:hAnsi="Arial"/>
          <w:sz w:val="22"/>
        </w:rPr>
        <w:fldChar w:fldCharType="end"/>
      </w:r>
      <w:r>
        <w:rPr>
          <w:rFonts w:ascii="Arial" w:eastAsia="Arial" w:hAnsi="Arial" w:cs="Arial"/>
          <w:sz w:val="22"/>
          <w:szCs w:val="22"/>
        </w:rPr>
        <w:t xml:space="preserve">. Iron deficiency causes impaired thyroid function in pregnant women and children and often occurs simultaneously with iodine </w:t>
      </w:r>
      <w:r>
        <w:rPr>
          <w:rFonts w:ascii="Arial" w:eastAsia="Arial" w:hAnsi="Arial" w:cs="Arial"/>
          <w:sz w:val="22"/>
          <w:szCs w:val="22"/>
        </w:rPr>
        <w:lastRenderedPageBreak/>
        <w:t xml:space="preserve">deficiency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RZUgrhZO","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765DB9">
        <w:rPr>
          <w:rFonts w:ascii="Arial" w:eastAsia="MS Mincho" w:hAnsi="Arial"/>
          <w:sz w:val="22"/>
        </w:rPr>
        <w:fldChar w:fldCharType="separate"/>
      </w:r>
      <w:r w:rsidR="00765DB9">
        <w:rPr>
          <w:rFonts w:ascii="Arial" w:hAnsi="Arial" w:cs="Arial"/>
          <w:sz w:val="22"/>
        </w:rPr>
        <w:t>(12,13)</w:t>
      </w:r>
      <w:r w:rsidR="00765DB9">
        <w:rPr>
          <w:rFonts w:ascii="Arial" w:eastAsia="MS Mincho" w:hAnsi="Arial"/>
          <w:sz w:val="22"/>
        </w:rPr>
        <w:fldChar w:fldCharType="end"/>
      </w:r>
      <w:r>
        <w:rPr>
          <w:rFonts w:ascii="Arial" w:eastAsia="Arial" w:hAnsi="Arial" w:cs="Arial"/>
          <w:sz w:val="22"/>
          <w:szCs w:val="22"/>
        </w:rPr>
        <w:t xml:space="preserve">. Moreover, iron deficiency </w:t>
      </w:r>
      <w:proofErr w:type="gramStart"/>
      <w:r>
        <w:rPr>
          <w:rFonts w:ascii="Arial" w:eastAsia="Arial" w:hAnsi="Arial" w:cs="Arial"/>
          <w:sz w:val="22"/>
          <w:szCs w:val="22"/>
        </w:rPr>
        <w:t>blunts</w:t>
      </w:r>
      <w:proofErr w:type="gramEnd"/>
      <w:r>
        <w:rPr>
          <w:rFonts w:ascii="Arial" w:eastAsia="Arial" w:hAnsi="Arial" w:cs="Arial"/>
          <w:sz w:val="22"/>
          <w:szCs w:val="22"/>
        </w:rPr>
        <w:t xml:space="preserve"> and iron treatment improves the efficacy of iodine prophylaxis on thyroid function in iodine-deficient children.</w:t>
      </w:r>
    </w:p>
    <w:p w14:paraId="00000021" w14:textId="3D64D538"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We, and others, previously demonstrated that fetal-neonatal iron deficiency reduces circulating T4 and T3 concentrations, lowers brain T3 levels, and impairs brain thyroid hormone-responsive gene expression in neonatal rats </w:t>
      </w:r>
      <w:r w:rsidR="00765DB9">
        <w:rPr>
          <w:rFonts w:ascii="Arial" w:eastAsia="MS Mincho" w:hAnsi="Arial"/>
          <w:sz w:val="22"/>
        </w:rPr>
        <w:fldChar w:fldCharType="begin"/>
      </w:r>
      <w:r w:rsidR="00986508">
        <w:rPr>
          <w:rFonts w:ascii="Arial" w:eastAsia="MS Mincho" w:hAnsi="Arial"/>
          <w:sz w:val="22"/>
        </w:rPr>
        <w:instrText xml:space="preserve"> ADDIN ZOTERO_ITEM CSL_CITATION {"citationID":"J9tQpeX9","properties":{"formattedCitation":"(14\\uc0\\u8211{}17)","plainCitation":"(14–17)","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765DB9">
        <w:rPr>
          <w:rFonts w:ascii="Arial" w:eastAsia="MS Mincho" w:hAnsi="Arial"/>
          <w:sz w:val="22"/>
        </w:rPr>
        <w:fldChar w:fldCharType="separate"/>
      </w:r>
      <w:r w:rsidR="00765DB9" w:rsidRPr="008D5182">
        <w:rPr>
          <w:rFonts w:ascii="Arial" w:hAnsi="Arial" w:cs="Arial"/>
          <w:sz w:val="22"/>
        </w:rPr>
        <w:t>(14–17)</w:t>
      </w:r>
      <w:r w:rsidR="00765DB9">
        <w:rPr>
          <w:rFonts w:ascii="Arial" w:eastAsia="MS Mincho" w:hAnsi="Arial"/>
          <w:sz w:val="22"/>
        </w:rPr>
        <w:fldChar w:fldCharType="end"/>
      </w:r>
      <w:r>
        <w:rPr>
          <w:rFonts w:ascii="Arial" w:eastAsia="Arial" w:hAnsi="Arial" w:cs="Arial"/>
          <w:sz w:val="22"/>
          <w:szCs w:val="22"/>
        </w:rPr>
        <w:t xml:space="preserve">, suggesting that iron deficiency-induced systemic- and brain- thyroid hormone deficiency may contribute additional deleterious effects on brain development beyond iron deficiency itself. </w:t>
      </w:r>
      <w:r>
        <w:rPr>
          <w:rFonts w:ascii="Arial" w:eastAsia="Arial" w:hAnsi="Arial" w:cs="Arial"/>
          <w:i/>
          <w:sz w:val="22"/>
          <w:szCs w:val="22"/>
        </w:rPr>
        <w:t xml:space="preserve">De novo </w:t>
      </w:r>
      <w:r>
        <w:rPr>
          <w:rFonts w:ascii="Arial" w:eastAsia="Arial" w:hAnsi="Arial" w:cs="Arial"/>
          <w:sz w:val="22"/>
          <w:szCs w:val="22"/>
        </w:rPr>
        <w:t xml:space="preserve">thyroid hormone synthesis only occurs in the thyroid gland and is mediated by the iron-dependent enzyme thyroid peroxidase </w:t>
      </w:r>
      <w:r w:rsidR="007438A9">
        <w:rPr>
          <w:rFonts w:ascii="Arial" w:hAnsi="Arial"/>
          <w:sz w:val="22"/>
        </w:rPr>
        <w:fldChar w:fldCharType="begin"/>
      </w:r>
      <w:r w:rsidR="00986508">
        <w:rPr>
          <w:rFonts w:ascii="Arial" w:hAnsi="Arial"/>
          <w:sz w:val="22"/>
        </w:rPr>
        <w:instrText xml:space="preserve"> ADDIN ZOTERO_ITEM CSL_CITATION {"citationID":"aRoIqQHK","properties":{"formattedCitation":"(11)","plainCitation":"(11)","noteIndex":0},"citationItems":[{"id":"7GnAdnRm/YZTkyKzy","uris":["http://zotero.org/users/4937421/items/Z7CV658H"],"itemData":{"id":232,"type":"article-journal","abstract":"Studies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7438A9">
        <w:rPr>
          <w:rFonts w:ascii="Arial" w:hAnsi="Arial"/>
          <w:sz w:val="22"/>
        </w:rPr>
        <w:fldChar w:fldCharType="separate"/>
      </w:r>
      <w:r w:rsidR="007438A9">
        <w:rPr>
          <w:rFonts w:ascii="Arial" w:hAnsi="Arial" w:cs="Arial"/>
          <w:sz w:val="22"/>
        </w:rPr>
        <w:t>(11)</w:t>
      </w:r>
      <w:r w:rsidR="007438A9">
        <w:rPr>
          <w:rFonts w:ascii="Arial" w:hAnsi="Arial"/>
          <w:sz w:val="22"/>
        </w:rPr>
        <w:fldChar w:fldCharType="end"/>
      </w:r>
      <w:r>
        <w:rPr>
          <w:rFonts w:ascii="Arial" w:eastAsia="Arial" w:hAnsi="Arial" w:cs="Arial"/>
          <w:sz w:val="22"/>
          <w:szCs w:val="22"/>
        </w:rPr>
        <w:t xml:space="preserve">. Thus, the effect of iron deficiency on brain thyroid hormone levels and activity was proposed to be downstream of a direct effect on the thyroid gland and an unfortunate maladaptive consequence </w:t>
      </w:r>
      <w:r w:rsidR="009A5198">
        <w:rPr>
          <w:rFonts w:ascii="Arial" w:eastAsia="Arial" w:hAnsi="Arial" w:cs="Arial"/>
          <w:sz w:val="22"/>
          <w:szCs w:val="22"/>
        </w:rPr>
        <w:t xml:space="preserve">that would compound </w:t>
      </w:r>
      <w:proofErr w:type="spellStart"/>
      <w:r w:rsidR="003E7D9B">
        <w:rPr>
          <w:rFonts w:ascii="Arial" w:eastAsia="Arial" w:hAnsi="Arial" w:cs="Arial"/>
          <w:sz w:val="22"/>
          <w:szCs w:val="22"/>
        </w:rPr>
        <w:t>neuropathologies</w:t>
      </w:r>
      <w:proofErr w:type="spellEnd"/>
      <w:r w:rsidR="009A5198">
        <w:rPr>
          <w:rFonts w:ascii="Arial" w:eastAsia="Arial" w:hAnsi="Arial" w:cs="Arial"/>
          <w:sz w:val="22"/>
          <w:szCs w:val="22"/>
        </w:rPr>
        <w:t xml:space="preserve"> </w:t>
      </w:r>
      <w:r w:rsidR="003E7D9B">
        <w:rPr>
          <w:rFonts w:ascii="Arial" w:eastAsia="Arial" w:hAnsi="Arial" w:cs="Arial"/>
          <w:sz w:val="22"/>
          <w:szCs w:val="22"/>
        </w:rPr>
        <w:t>of the developing iron deficient brain. Alternatively</w:t>
      </w:r>
      <w:r>
        <w:rPr>
          <w:rFonts w:ascii="Arial" w:eastAsia="Arial" w:hAnsi="Arial" w:cs="Arial"/>
          <w:sz w:val="22"/>
          <w:szCs w:val="22"/>
        </w:rPr>
        <w:t>,</w:t>
      </w:r>
      <w:r w:rsidR="00885DF1">
        <w:rPr>
          <w:rFonts w:ascii="Arial" w:eastAsia="Arial" w:hAnsi="Arial" w:cs="Arial"/>
          <w:sz w:val="22"/>
          <w:szCs w:val="22"/>
        </w:rPr>
        <w:t xml:space="preserve"> since iron deficiency compromises ATP generation through reducing cytochrome-mediated </w:t>
      </w:r>
      <w:r w:rsidR="00467712">
        <w:rPr>
          <w:rFonts w:ascii="Arial" w:eastAsia="Arial" w:hAnsi="Arial" w:cs="Arial"/>
          <w:sz w:val="22"/>
          <w:szCs w:val="22"/>
        </w:rPr>
        <w:t>electron transport chain efficiency,</w:t>
      </w:r>
      <w:r>
        <w:rPr>
          <w:rFonts w:ascii="Arial" w:eastAsia="Arial" w:hAnsi="Arial" w:cs="Arial"/>
          <w:sz w:val="22"/>
          <w:szCs w:val="22"/>
        </w:rPr>
        <w:t xml:space="preserve"> it may be advantageous for the developing brain to metabolically match neuronal metabolic and growth rates—mediated by thyroid hormone—with availability of metabolic substrates for oxidative phosphorylation (e.g., iron) to prevent damaging effects of metabolic </w:t>
      </w:r>
      <w:proofErr w:type="spellStart"/>
      <w:r>
        <w:rPr>
          <w:rFonts w:ascii="Arial" w:eastAsia="Arial" w:hAnsi="Arial" w:cs="Arial"/>
          <w:sz w:val="22"/>
          <w:szCs w:val="22"/>
        </w:rPr>
        <w:t>dyshomeostasis</w:t>
      </w:r>
      <w:proofErr w:type="spellEnd"/>
      <w:r>
        <w:rPr>
          <w:rFonts w:ascii="Arial" w:eastAsia="Arial" w:hAnsi="Arial" w:cs="Arial"/>
          <w:sz w:val="22"/>
          <w:szCs w:val="22"/>
        </w:rPr>
        <w:t xml:space="preserve">. Whether such neuron-intrinsic coordination of iron and thyroid hormone </w:t>
      </w:r>
      <w:ins w:id="25" w:author="Thomas W Bastian" w:date="2023-07-07T14:17:00Z">
        <w:r w:rsidR="00BF03A3">
          <w:rPr>
            <w:rFonts w:ascii="Arial" w:eastAsia="Arial" w:hAnsi="Arial" w:cs="Arial"/>
            <w:sz w:val="22"/>
            <w:szCs w:val="22"/>
          </w:rPr>
          <w:t xml:space="preserve">activities </w:t>
        </w:r>
      </w:ins>
      <w:r>
        <w:rPr>
          <w:rFonts w:ascii="Arial" w:eastAsia="Arial" w:hAnsi="Arial" w:cs="Arial"/>
          <w:sz w:val="22"/>
          <w:szCs w:val="22"/>
        </w:rPr>
        <w:t xml:space="preserve">occurs within the developing brain is unknown. </w:t>
      </w:r>
    </w:p>
    <w:p w14:paraId="00000022" w14:textId="3393B291"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Intracellular T4/T3 levels and activity are controlled in a tissue- and cell type-specific manner by thyroid hormone transporters (e.g., Oatp1c1/</w:t>
      </w:r>
      <w:r>
        <w:rPr>
          <w:rFonts w:ascii="Arial" w:eastAsia="Arial" w:hAnsi="Arial" w:cs="Arial"/>
          <w:i/>
          <w:sz w:val="22"/>
          <w:szCs w:val="22"/>
        </w:rPr>
        <w:t>Slco1c1</w:t>
      </w:r>
      <w:r>
        <w:rPr>
          <w:rFonts w:ascii="Arial" w:eastAsia="Arial" w:hAnsi="Arial" w:cs="Arial"/>
          <w:sz w:val="22"/>
          <w:szCs w:val="22"/>
        </w:rPr>
        <w:t xml:space="preserve"> and Mct8/</w:t>
      </w:r>
      <w:r>
        <w:rPr>
          <w:rFonts w:ascii="Arial" w:eastAsia="Arial" w:hAnsi="Arial" w:cs="Arial"/>
          <w:i/>
          <w:sz w:val="22"/>
          <w:szCs w:val="22"/>
        </w:rPr>
        <w:t>Slc16a2</w:t>
      </w:r>
      <w:r>
        <w:rPr>
          <w:rFonts w:ascii="Arial" w:eastAsia="Arial" w:hAnsi="Arial" w:cs="Arial"/>
          <w:sz w:val="22"/>
          <w:szCs w:val="22"/>
        </w:rPr>
        <w:t>), deiodinase activity (e.g., D2/</w:t>
      </w:r>
      <w:r>
        <w:rPr>
          <w:rFonts w:ascii="Arial" w:eastAsia="Arial" w:hAnsi="Arial" w:cs="Arial"/>
          <w:i/>
          <w:sz w:val="22"/>
          <w:szCs w:val="22"/>
        </w:rPr>
        <w:t>Dio2</w:t>
      </w:r>
      <w:r>
        <w:rPr>
          <w:rFonts w:ascii="Arial" w:eastAsia="Arial" w:hAnsi="Arial" w:cs="Arial"/>
          <w:sz w:val="22"/>
          <w:szCs w:val="22"/>
        </w:rPr>
        <w:t xml:space="preserve"> and D3/</w:t>
      </w:r>
      <w:r>
        <w:rPr>
          <w:rFonts w:ascii="Arial" w:eastAsia="Arial" w:hAnsi="Arial" w:cs="Arial"/>
          <w:i/>
          <w:sz w:val="22"/>
          <w:szCs w:val="22"/>
        </w:rPr>
        <w:t>Dio3</w:t>
      </w:r>
      <w:r>
        <w:rPr>
          <w:rFonts w:ascii="Arial" w:eastAsia="Arial" w:hAnsi="Arial" w:cs="Arial"/>
          <w:sz w:val="22"/>
          <w:szCs w:val="22"/>
        </w:rPr>
        <w:t xml:space="preserve">), and intracellular thyroid hormone-binding proteins (e.g., </w:t>
      </w:r>
      <w:proofErr w:type="spellStart"/>
      <w:r>
        <w:rPr>
          <w:rFonts w:ascii="Arial" w:eastAsia="Arial" w:hAnsi="Arial" w:cs="Arial"/>
          <w:sz w:val="22"/>
          <w:szCs w:val="22"/>
        </w:rPr>
        <w:t>Crym</w:t>
      </w:r>
      <w:proofErr w:type="spellEnd"/>
      <w:r>
        <w:rPr>
          <w:rFonts w:ascii="Arial" w:eastAsia="Arial" w:hAnsi="Arial" w:cs="Arial"/>
          <w:sz w:val="22"/>
          <w:szCs w:val="22"/>
        </w:rPr>
        <w:t xml:space="preserve">)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{"citationID":"3V6NMns5","properties":{"formattedCitation":"(3)","plainCitation":"(3)","noteIndex":0},"citationItems":[{"id":"7GnAdnRm/T9VPzodh","uris":["http://zotero.org/users/4937421/items/4DPD44NR"],"itemData":{"id":679,"type":"article-journal","container-title":"Endocrine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765DB9">
        <w:rPr>
          <w:rFonts w:ascii="Arial" w:hAnsi="Arial" w:cs="Arial"/>
          <w:sz w:val="22"/>
          <w:szCs w:val="22"/>
        </w:rPr>
        <w:fldChar w:fldCharType="separate"/>
      </w:r>
      <w:r w:rsidR="00765DB9">
        <w:rPr>
          <w:rFonts w:ascii="Arial" w:hAnsi="Arial" w:cs="Arial"/>
          <w:sz w:val="22"/>
        </w:rPr>
        <w:t>(3)</w:t>
      </w:r>
      <w:r w:rsidR="00765DB9">
        <w:rPr>
          <w:rFonts w:ascii="Arial" w:hAnsi="Arial" w:cs="Arial"/>
          <w:sz w:val="22"/>
          <w:szCs w:val="22"/>
        </w:rPr>
        <w:fldChar w:fldCharType="end"/>
      </w:r>
      <w:r>
        <w:rPr>
          <w:rFonts w:ascii="Arial" w:eastAsia="Arial" w:hAnsi="Arial" w:cs="Arial"/>
          <w:sz w:val="22"/>
          <w:szCs w:val="22"/>
        </w:rPr>
        <w:t xml:space="preserve">. Thyroid hormone predominantly controls critical brain developmental processes through regulation of gene transcription </w:t>
      </w:r>
      <w:r w:rsidR="00765DB9">
        <w:rPr>
          <w:rFonts w:ascii="Arial" w:hAnsi="Arial" w:cs="Arial"/>
          <w:sz w:val="22"/>
          <w:szCs w:val="22"/>
        </w:rPr>
        <w:fldChar w:fldCharType="begin"/>
      </w:r>
      <w:r w:rsidR="00986508">
        <w:rPr>
          <w:rFonts w:ascii="Arial" w:hAnsi="Arial" w:cs="Arial"/>
          <w:sz w:val="22"/>
          <w:szCs w:val="22"/>
        </w:rPr>
        <w:instrText xml:space="preserve"> ADDIN ZOTERO_ITEM CSL_CITATION {"citationID":"tzi2A58R","properties":{"formattedCitation":"(3,18)","plainCitation":"(3,18)","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J."}],"issued":{"date-parts":[["2010",4,1]]}}},{"id":"7GnAdnRm/3Si1px2d","uris":["http://zotero.org/users/4937421/items/LACMZWUE"],"itemData":{"id":699,"type":"chapter","abstract":"Thyroid hormones are essential for normal brain development. They influence neurogenesis, neuronal and glial cell differentiation and migration, synaptogenesis, and myelination. Thyroid hormone deficiency may severely affect the brain during fetal and postnatal development, causing retarded maturation, intellectual deficits, and neurological impairment. Neural cells express the thyroid hormone nuclear receptors THRA and THRB, which mediate most actions of T3, the active hormone. Brain T3 derives in part from the circulation, and part from type-2 deiodinase-mediated 5’-deiodination of T4 in glial cells. Type 3 deiodinase inactivates T4 and T3 by 5-deiodination in neurons. Membrane transporters facilitate the passage of T4 and T3 across the brain barriers. The main transporters are the monocarboxylate transporter 8 (MCT8) and the organic anion transporter polypeptide 1C1 (OATP1C1). MCT8 facilitates T4 and T3 transport whereas OATP1C1 transports T4 but not T3. T3 regulates the expression of a large number of genes in the brain, mostly during developmental stages, but also in the adult. Rodent models of disease have provided most of our knowledge on thyroid hormone action in the brain. However, species-specific differences in brain maturation and organization make it difficult sometimes to extrapolate the data obtained in rodent models to the human. This review will present a summary of the main concepts developed from rodent studies, with a focus on the human brain. For complete coverage of all related areas of Endocrinology, please visit our on-line FREE web-text, WWW.ENDOTEXT.ORG.","call-number":"NBK285549","container-title":"Endotext","event-place":"South Dartmouth (MA)","language":"eng","license":"Copyright © 2000-2022, MDText.com, Inc.","note":"PMID: 25905404","publisher":"MDText.com, Inc.","publisher-place":"South Dartmouth (MA)","source":"PubMed","title":"Thyroid Hormones in Brain Development and Function. [Updated 2022 Jan 14].","URL":"http://www.ncbi.nlm.nih.gov/books/NBK285549/","author":[{"family":"Bernal","given":"Juan"}],"editor":[{"family":"Feingold","given":"Kenneth R."},{"family":"Anawalt","given":"Bradley"},{"family":"Boyce","given":"Alison"},{"family":"Chrousos","given":"George"},{"family":"Herder","given":"Wouter W.","non-dropping-particle":"de"},{"family":"Dhatariya","given":"Ketan"},{"family":"Dungan","given":"Kathleen"},{"family":"Hershman","given":"Jerome M."},{"family":"Hofland","given":"Johannes"},{"family":"Kalra","given":"Sanjay"},{"family":"Kaltsas","given":"Gregory"},{"family":"Koch","given":"Christian"},{"family":"Kopp","given":"Peter"},{"family":"Korbonits","given":"Márta"},{"family":"Kovacs","given":"Christopher S."},{"family":"Kuohung","given":"Wendy"},{"family":"Laferrère","given":"Blandine"},{"family":"Levy","given":"Miles"},{"family":"McGee","given":"Elizabeth A."},{"family":"McLachlan","given":"Robert"},{"family":"Morley","given":"John E."},{"family":"New","given":"Maria"},{"family":"Purnell","given":"Jonathan"},{"family":"Sahay","given":"Rakesh"},{"family":"Singer","given":"Frederick"},{"family":"Sperling","given":"Mark A."},{"family":"Stratakis","given":"Constantine A."},{"family":"Trence","given":"Dace L."},{"family":"Wilson","given":"Don P."}],"accessed":{"date-parts":[["2022",3,22]]},"issued":{"date-parts":[["2000"]]}}}],"schema":"https://github.com/citation-style-language/schema/raw/master/csl-citation.json"} </w:instrText>
      </w:r>
      <w:r w:rsidR="00765DB9">
        <w:rPr>
          <w:rFonts w:ascii="Arial" w:hAnsi="Arial" w:cs="Arial"/>
          <w:sz w:val="22"/>
          <w:szCs w:val="22"/>
        </w:rPr>
        <w:fldChar w:fldCharType="separate"/>
      </w:r>
      <w:r w:rsidR="007438A9">
        <w:rPr>
          <w:rFonts w:ascii="Arial" w:hAnsi="Arial" w:cs="Arial"/>
          <w:sz w:val="22"/>
        </w:rPr>
        <w:t>(3,18)</w:t>
      </w:r>
      <w:r w:rsidR="00765DB9">
        <w:rPr>
          <w:rFonts w:ascii="Arial" w:hAnsi="Arial" w:cs="Arial"/>
          <w:sz w:val="22"/>
          <w:szCs w:val="22"/>
        </w:rPr>
        <w:fldChar w:fldCharType="end"/>
      </w:r>
      <w:r>
        <w:rPr>
          <w:rFonts w:ascii="Arial" w:eastAsia="Arial" w:hAnsi="Arial" w:cs="Arial"/>
          <w:sz w:val="22"/>
          <w:szCs w:val="22"/>
        </w:rPr>
        <w:t xml:space="preserve">. T3 binds to nuclear thyroid hormone receptors at specific thyroid hormone response elements (TREs) in the upstream promoter region of thyroid hormone-responsive genes. For positively regulated genes, thyroid hormone receptor binding of T3 alters the protein’s conformation and signals for the recruitment of co-activators, resulting in activation of thyroid hormone-responsive gene transcription. In the absence of T3, thyroid </w:t>
      </w:r>
      <w:r>
        <w:rPr>
          <w:rFonts w:ascii="Arial" w:eastAsia="Arial" w:hAnsi="Arial" w:cs="Arial"/>
          <w:sz w:val="22"/>
          <w:szCs w:val="22"/>
        </w:rPr>
        <w:lastRenderedPageBreak/>
        <w:t xml:space="preserve">hormone receptors bound to the thyroid hormone response element of positively regulated thyroid hormone-responsive genes recruit co-repressors (e.g., Hairless, </w:t>
      </w:r>
      <w:proofErr w:type="spellStart"/>
      <w:r>
        <w:rPr>
          <w:rFonts w:ascii="Arial" w:eastAsia="Arial" w:hAnsi="Arial" w:cs="Arial"/>
          <w:sz w:val="22"/>
          <w:szCs w:val="22"/>
        </w:rPr>
        <w:t>Hr</w:t>
      </w:r>
      <w:proofErr w:type="spellEnd"/>
      <w:r>
        <w:rPr>
          <w:rFonts w:ascii="Arial" w:eastAsia="Arial" w:hAnsi="Arial" w:cs="Arial"/>
          <w:sz w:val="22"/>
          <w:szCs w:val="22"/>
        </w:rPr>
        <w:t xml:space="preserve">), resulting in down-regulation of gene transcription. Genes that are negatively regulated by thyroid hormone are typically involved in maintaining thyroid hormone homeostasis (e.g., </w:t>
      </w:r>
      <w:r>
        <w:rPr>
          <w:rFonts w:ascii="Arial" w:eastAsia="Arial" w:hAnsi="Arial" w:cs="Arial"/>
          <w:i/>
          <w:sz w:val="22"/>
          <w:szCs w:val="22"/>
        </w:rPr>
        <w:t>Dio2</w:t>
      </w:r>
      <w:r>
        <w:rPr>
          <w:rFonts w:ascii="Arial" w:eastAsia="Arial" w:hAnsi="Arial" w:cs="Arial"/>
          <w:sz w:val="22"/>
          <w:szCs w:val="22"/>
        </w:rPr>
        <w:t xml:space="preserve">,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Thyroid hormone regulates the expression of numerous genes involved in key neurodevelopmental processes including transcriptional regulation (e.g., </w:t>
      </w:r>
      <w:proofErr w:type="spellStart"/>
      <w:r>
        <w:rPr>
          <w:rFonts w:ascii="Arial" w:eastAsia="Arial" w:hAnsi="Arial" w:cs="Arial"/>
          <w:i/>
          <w:sz w:val="22"/>
          <w:szCs w:val="22"/>
        </w:rPr>
        <w:t>Hr</w:t>
      </w:r>
      <w:proofErr w:type="spellEnd"/>
      <w:r>
        <w:rPr>
          <w:rFonts w:ascii="Arial" w:eastAsia="Arial" w:hAnsi="Arial" w:cs="Arial"/>
          <w:sz w:val="22"/>
          <w:szCs w:val="22"/>
        </w:rPr>
        <w:t xml:space="preserve"> and </w:t>
      </w:r>
      <w:r>
        <w:rPr>
          <w:rFonts w:ascii="Arial" w:eastAsia="Arial" w:hAnsi="Arial" w:cs="Arial"/>
          <w:i/>
          <w:sz w:val="22"/>
          <w:szCs w:val="22"/>
        </w:rPr>
        <w:t>Klf9</w:t>
      </w:r>
      <w:r>
        <w:rPr>
          <w:rFonts w:ascii="Arial" w:eastAsia="Arial" w:hAnsi="Arial" w:cs="Arial"/>
          <w:sz w:val="22"/>
          <w:szCs w:val="22"/>
        </w:rPr>
        <w:t xml:space="preserve">), neurotrophic signaling (e.g., </w:t>
      </w:r>
      <w:proofErr w:type="spellStart"/>
      <w:r>
        <w:rPr>
          <w:rFonts w:ascii="Arial" w:eastAsia="Arial" w:hAnsi="Arial" w:cs="Arial"/>
          <w:i/>
          <w:sz w:val="22"/>
          <w:szCs w:val="22"/>
        </w:rPr>
        <w:t>Bdnf</w:t>
      </w:r>
      <w:proofErr w:type="spellEnd"/>
      <w:r>
        <w:rPr>
          <w:rFonts w:ascii="Arial" w:eastAsia="Arial" w:hAnsi="Arial" w:cs="Arial"/>
          <w:sz w:val="22"/>
          <w:szCs w:val="22"/>
        </w:rPr>
        <w:t xml:space="preserve">), axon myelination (e.g., </w:t>
      </w:r>
      <w:proofErr w:type="spellStart"/>
      <w:r>
        <w:rPr>
          <w:rFonts w:ascii="Arial" w:eastAsia="Arial" w:hAnsi="Arial" w:cs="Arial"/>
          <w:i/>
          <w:sz w:val="22"/>
          <w:szCs w:val="22"/>
        </w:rPr>
        <w:t>Mbp</w:t>
      </w:r>
      <w:proofErr w:type="spellEnd"/>
      <w:r>
        <w:rPr>
          <w:rFonts w:ascii="Arial" w:eastAsia="Arial" w:hAnsi="Arial" w:cs="Arial"/>
          <w:sz w:val="22"/>
          <w:szCs w:val="22"/>
        </w:rPr>
        <w:t xml:space="preserve">), synaptic plasticity (e.g.,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energy metabolism (e.g., </w:t>
      </w:r>
      <w:r>
        <w:rPr>
          <w:rFonts w:ascii="Arial" w:eastAsia="Arial" w:hAnsi="Arial" w:cs="Arial"/>
          <w:i/>
          <w:sz w:val="22"/>
          <w:szCs w:val="22"/>
        </w:rPr>
        <w:t>Cox IV</w:t>
      </w:r>
      <w:r>
        <w:rPr>
          <w:rFonts w:ascii="Arial" w:eastAsia="Arial" w:hAnsi="Arial" w:cs="Arial"/>
          <w:sz w:val="22"/>
          <w:szCs w:val="22"/>
        </w:rPr>
        <w:t>). Iron also regulates many of the same genes</w:t>
      </w:r>
      <w:r w:rsidR="007438A9">
        <w:rPr>
          <w:rFonts w:ascii="Arial" w:eastAsia="Arial" w:hAnsi="Arial" w:cs="Arial"/>
          <w:sz w:val="22"/>
          <w:szCs w:val="22"/>
        </w:rPr>
        <w:t xml:space="preserve"> </w:t>
      </w:r>
      <w:r w:rsidR="007438A9">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{"citationID":"tkH7b2my","properties":{"formattedCitation":"(19)","plainCitation":"(19)","noteIndex":0},"citationItems":[{"id":"7GnAdnRm/tC6O4Bcd","uris":["http://zotero.org/users/4937421/items/G78UA6RV"],"itemData":{"id":2149,"type":"article-journal","abstract":"Iron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7438A9">
        <w:rPr>
          <w:rFonts w:ascii="Arial" w:eastAsia="Arial" w:hAnsi="Arial" w:cs="Arial"/>
          <w:sz w:val="22"/>
          <w:szCs w:val="22"/>
        </w:rPr>
        <w:fldChar w:fldCharType="separate"/>
      </w:r>
      <w:r w:rsidR="007438A9">
        <w:rPr>
          <w:rFonts w:ascii="Arial" w:eastAsia="Arial" w:hAnsi="Arial" w:cs="Arial"/>
          <w:noProof/>
          <w:sz w:val="22"/>
          <w:szCs w:val="22"/>
        </w:rPr>
        <w:t>(19)</w:t>
      </w:r>
      <w:r w:rsidR="007438A9">
        <w:rPr>
          <w:rFonts w:ascii="Arial" w:eastAsia="Arial" w:hAnsi="Arial" w:cs="Arial"/>
          <w:sz w:val="22"/>
          <w:szCs w:val="22"/>
        </w:rPr>
        <w:fldChar w:fldCharType="end"/>
      </w:r>
      <w:r>
        <w:rPr>
          <w:rFonts w:ascii="Arial" w:eastAsia="Arial" w:hAnsi="Arial" w:cs="Arial"/>
          <w:sz w:val="22"/>
          <w:szCs w:val="22"/>
        </w:rPr>
        <w:t>, providing further support for a co-regulation of iron and thyroid hormone activities in the developing brain.</w:t>
      </w:r>
    </w:p>
    <w:p w14:paraId="00000023" w14:textId="51DB7284" w:rsidR="0055453B" w:rsidRDefault="00000000">
      <w:pPr>
        <w:spacing w:line="480" w:lineRule="auto"/>
        <w:ind w:firstLine="720"/>
        <w:jc w:val="both"/>
        <w:rPr>
          <w:rFonts w:ascii="Arial" w:eastAsia="Arial" w:hAnsi="Arial" w:cs="Arial"/>
          <w:sz w:val="22"/>
          <w:szCs w:val="22"/>
        </w:rPr>
        <w:pPrChange w:id="26" w:author="Thomas W Bastian" w:date="2023-07-07T14:20:00Z">
          <w:pPr>
            <w:spacing w:line="480" w:lineRule="auto"/>
            <w:ind w:firstLine="720"/>
          </w:pPr>
        </w:pPrChange>
      </w:pPr>
      <w:r>
        <w:rPr>
          <w:rFonts w:ascii="Arial" w:eastAsia="Arial" w:hAnsi="Arial" w:cs="Arial"/>
          <w:sz w:val="22"/>
          <w:szCs w:val="22"/>
        </w:rPr>
        <w:t xml:space="preserve">The objective of the current study was to test the hypothesis that iron control of thyroid hormone activity occurs in a cell-intrinsic manner specifically within the developing neuron. Understanding the relationship between iron deficiency and thyroid hormone gene response may reveal an apparent adaptive thyroid hormone response to changes in iron status. Our mouse embryonic hippocampal neuron culture model of chronic iron deficiency uniquely allows us to test this hypothesis throughout the physiological development of the functionally relevant cell type. This approach dissociates the iron and thyroid hormone requirements of the developing neuron from the iron-dependent </w:t>
      </w:r>
      <w:r>
        <w:rPr>
          <w:rFonts w:ascii="Arial" w:eastAsia="Arial" w:hAnsi="Arial" w:cs="Arial"/>
          <w:i/>
          <w:sz w:val="22"/>
          <w:szCs w:val="22"/>
        </w:rPr>
        <w:t>de novo</w:t>
      </w:r>
      <w:r>
        <w:rPr>
          <w:rFonts w:ascii="Arial" w:eastAsia="Arial" w:hAnsi="Arial" w:cs="Arial"/>
          <w:sz w:val="22"/>
          <w:szCs w:val="22"/>
        </w:rPr>
        <w:t xml:space="preserve"> thyroid hormone synthesis that occurs only in the thyroid gland. Our findings show that neuronal-specific iron deficiency </w:t>
      </w:r>
      <w:del w:id="27" w:author="Thomas W Bastian" w:date="2023-07-07T14:21:00Z">
        <w:r w:rsidDel="00F467A7">
          <w:rPr>
            <w:rFonts w:ascii="Arial" w:eastAsia="Arial" w:hAnsi="Arial" w:cs="Arial"/>
            <w:sz w:val="22"/>
            <w:szCs w:val="22"/>
          </w:rPr>
          <w:delText xml:space="preserve">reduces </w:delText>
        </w:r>
      </w:del>
      <w:ins w:id="28" w:author="Thomas W Bastian" w:date="2023-07-07T14:21:00Z">
        <w:r w:rsidR="00F467A7">
          <w:rPr>
            <w:rFonts w:ascii="Arial" w:eastAsia="Arial" w:hAnsi="Arial" w:cs="Arial"/>
            <w:sz w:val="22"/>
            <w:szCs w:val="22"/>
          </w:rPr>
          <w:t xml:space="preserve">alters </w:t>
        </w:r>
      </w:ins>
      <w:r>
        <w:rPr>
          <w:rFonts w:ascii="Arial" w:eastAsia="Arial" w:hAnsi="Arial" w:cs="Arial"/>
          <w:sz w:val="22"/>
          <w:szCs w:val="22"/>
        </w:rPr>
        <w:t>thyroid hormone-regulated gene expression, indicative of a functionally abnormal thyroid hormone status, despite normal thyroid hormone availability. This suggests an undiscovered intracellular mechanism coordinating cellular iron and thyroid hormone activities during neuronal development, potentially as an adaptive response to preserve neuron function in adverse conditions.</w:t>
      </w:r>
    </w:p>
    <w:p w14:paraId="00000024"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Materials and Methods</w:t>
      </w:r>
    </w:p>
    <w:p w14:paraId="00000025"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Animals</w:t>
      </w:r>
      <w:r>
        <w:rPr>
          <w:rFonts w:ascii="Arial" w:eastAsia="Arial" w:hAnsi="Arial" w:cs="Arial"/>
          <w:sz w:val="22"/>
          <w:szCs w:val="22"/>
        </w:rPr>
        <w:t xml:space="preserve">. Timed-pregnant CD1 mice were obtained from Charles River Laboratories (Wilmington, MA). Mice were given free access to food and drinking water and were housed at constant temperature and humidity on a 12h </w:t>
      </w:r>
      <w:proofErr w:type="spellStart"/>
      <w:proofErr w:type="gramStart"/>
      <w:r>
        <w:rPr>
          <w:rFonts w:ascii="Arial" w:eastAsia="Arial" w:hAnsi="Arial" w:cs="Arial"/>
          <w:sz w:val="22"/>
          <w:szCs w:val="22"/>
        </w:rPr>
        <w:t>light:dark</w:t>
      </w:r>
      <w:proofErr w:type="spellEnd"/>
      <w:proofErr w:type="gramEnd"/>
      <w:r>
        <w:rPr>
          <w:rFonts w:ascii="Arial" w:eastAsia="Arial" w:hAnsi="Arial" w:cs="Arial"/>
          <w:sz w:val="22"/>
          <w:szCs w:val="22"/>
        </w:rPr>
        <w:t xml:space="preserve"> cycle. All animal procedures were conducted in facilities accredited by the Association for Assessment and Accreditation of Laboratory Animal Care (AAALAC) and in accordance with the principles and procedures outlined in the NIH Guide for the Care and Use of Laboratory Animals. The local Institutional Animal Care and Use Committee approved these procedures. </w:t>
      </w:r>
    </w:p>
    <w:p w14:paraId="00000026" w14:textId="41F6AEF8"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Primary hippocampal neuron culture</w:t>
      </w:r>
      <w:r>
        <w:rPr>
          <w:rFonts w:ascii="Arial" w:eastAsia="Arial" w:hAnsi="Arial" w:cs="Arial"/>
          <w:sz w:val="22"/>
          <w:szCs w:val="22"/>
        </w:rPr>
        <w:t xml:space="preserve">. The experimental design and treatment group designations are outlined in Figure 1. Primary hippocampal cells were collected and pooled from multiple embryonic day 16 mixed-sex mouse embryos and plated in neuronal plating medium (10 mM HEPES, 10 mM sodium pyruvate, 0.5 mM glutamine, 12.5 </w:t>
      </w:r>
      <w:proofErr w:type="spellStart"/>
      <w:r>
        <w:rPr>
          <w:rFonts w:ascii="Arial" w:eastAsia="Arial" w:hAnsi="Arial" w:cs="Arial"/>
          <w:sz w:val="22"/>
          <w:szCs w:val="22"/>
        </w:rPr>
        <w:t>μM</w:t>
      </w:r>
      <w:proofErr w:type="spellEnd"/>
      <w:r>
        <w:rPr>
          <w:rFonts w:ascii="Arial" w:eastAsia="Arial" w:hAnsi="Arial" w:cs="Arial"/>
          <w:sz w:val="22"/>
          <w:szCs w:val="22"/>
        </w:rPr>
        <w:t xml:space="preserve"> glutamate, 10% fetal bovine serum (FBS), 0.6% glucose in minimal essential medium plus Earl’s salt) at 160cells/mm</w:t>
      </w:r>
      <w:r>
        <w:rPr>
          <w:rFonts w:ascii="Arial" w:eastAsia="Arial" w:hAnsi="Arial" w:cs="Arial"/>
          <w:sz w:val="22"/>
          <w:szCs w:val="22"/>
          <w:vertAlign w:val="superscript"/>
        </w:rPr>
        <w:t>2</w:t>
      </w:r>
      <w:r>
        <w:rPr>
          <w:rFonts w:ascii="Arial" w:eastAsia="Arial" w:hAnsi="Arial" w:cs="Arial"/>
          <w:sz w:val="22"/>
          <w:szCs w:val="22"/>
        </w:rPr>
        <w:t xml:space="preserve"> in 35 mm dishes for gene expression, 6-well plates for culture media thyroid hormone concentrations, and 96-well plates for culture media thyroid hormone and neuronal ATP analyses as previously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qJgFefd0","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sidRPr="0066196C">
        <w:rPr>
          <w:rFonts w:ascii="Arial" w:hAnsi="Arial" w:cs="Arial"/>
          <w:sz w:val="22"/>
        </w:rPr>
        <w:t>(20–22)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After 2 hours, plating medium was removed and switched to neuronal growth medium (Neurobasal containing 2% B27 serum-free supplement, 0.5 mM glutamine and 100 units/mL Penicillin-Streptomycin; Thermo-Fisher), which contains a proprietary concentration of T3 that was not experimentally manipulated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{"citationID":"KXwRqRwH","properties":{"formattedCitation":"(23)","plainCitation":"(23)","noteIndex":0},"citationItems":[{"id":"7GnAdnRm/uOFLXuFG","uris":["http://zotero.org/users/4937421/items/I8TTSSYV"],"itemData":{"id":706,"type":"article-journal","container-title":"Journal of Neuroscience Research","DOI":"10.1002/jnr.490350513","ISSN":"0360-4012, 1097-4547","issue":"5","journalAbbreviation":"J. Neurosci. Res.","language":"en","page":"567-576","source":"DOI.org (Crossref)","title":"Optimized survival of hippocampal neurons in B27-supplemented neurobasal?, a new serum-free medium combination","title-short":"Optimized survival of hippocampal neurons in B27-supplemented neurobasal?","volume":"35","author":[{"family":"Brewer","given":"G. J."},{"family":"Torricelli","given":"J. R."},{"family":"Evege","given":"E. K."},{"family":"Price","given":"P. J."}],"issued":{"date-parts":[["1993",8,1]]}}}],"schema":"https://github.com/citation-style-language/schema/raw/master/csl-citation.json"}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(23)</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Because </w:t>
      </w:r>
      <w:r>
        <w:rPr>
          <w:rFonts w:ascii="Arial" w:eastAsia="Arial" w:hAnsi="Arial" w:cs="Arial"/>
          <w:i/>
          <w:sz w:val="22"/>
          <w:szCs w:val="22"/>
        </w:rPr>
        <w:t xml:space="preserve">de novo </w:t>
      </w:r>
      <w:r>
        <w:rPr>
          <w:rFonts w:ascii="Arial" w:eastAsia="Arial" w:hAnsi="Arial" w:cs="Arial"/>
          <w:sz w:val="22"/>
          <w:szCs w:val="22"/>
        </w:rPr>
        <w:t xml:space="preserve">synthesis of thyroid hormones only occurs in the thyroid gland, this means all cultures were performed under thyroid hormone-sufficient conditions. Neuronal growth medium was “conditioned” on separate postnatal mixed-glia cultures. At 3 days </w:t>
      </w:r>
      <w:r>
        <w:rPr>
          <w:rFonts w:ascii="Arial" w:eastAsia="Arial" w:hAnsi="Arial" w:cs="Arial"/>
          <w:i/>
          <w:sz w:val="22"/>
          <w:szCs w:val="22"/>
        </w:rPr>
        <w:t>in vitro</w:t>
      </w:r>
      <w:r>
        <w:rPr>
          <w:rFonts w:ascii="Arial" w:eastAsia="Arial" w:hAnsi="Arial" w:cs="Arial"/>
          <w:sz w:val="22"/>
          <w:szCs w:val="22"/>
        </w:rPr>
        <w:t xml:space="preserve"> (DIV), cultures were treated with 67.5μM 5-fluoro-2’-deoxyuridine (Sigma-Aldrich #F0503; Burlington, MA)/136μM uridine (Sigma-Aldrich #U6381; Burlington, MA) (5-FU), an anti-mitotic drug used to inhibit glia proliferation. Functional neuronal </w:t>
      </w:r>
      <w:proofErr w:type="spellStart"/>
      <w:r>
        <w:rPr>
          <w:rFonts w:ascii="Arial" w:eastAsia="Arial" w:hAnsi="Arial" w:cs="Arial"/>
          <w:sz w:val="22"/>
          <w:szCs w:val="22"/>
        </w:rPr>
        <w:t>FeD</w:t>
      </w:r>
      <w:proofErr w:type="spellEnd"/>
      <w:r>
        <w:rPr>
          <w:rFonts w:ascii="Arial" w:eastAsia="Arial" w:hAnsi="Arial" w:cs="Arial"/>
          <w:sz w:val="22"/>
          <w:szCs w:val="22"/>
        </w:rPr>
        <w:t xml:space="preserve"> was accomplished by treating cultures with 9μM deferoxamine (DFO, Cayman Chemicals #14595; Ann Arbor, MI) beginning at 3DIV. Iron-sufficient cultures (0µM DFO) were treated in the same </w:t>
      </w:r>
      <w:r>
        <w:rPr>
          <w:rFonts w:ascii="Arial" w:eastAsia="Arial" w:hAnsi="Arial" w:cs="Arial"/>
          <w:sz w:val="22"/>
          <w:szCs w:val="22"/>
        </w:rPr>
        <w:lastRenderedPageBreak/>
        <w:t xml:space="preserve">manner except with vehicle (sterile, ultrapure water in neuronal growth medium). Each week, beginning at 7DIV, half of the medium was removed and replaced with fresh glia-conditioned neuronal growth medium containing 5-FU and 0µM or 9µM DFO for iron-sufficient or -deficient cultures, respectively. </w:t>
      </w:r>
    </w:p>
    <w:p w14:paraId="00000027" w14:textId="439B0C8D"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Iron repletion</w:t>
      </w:r>
      <w:r>
        <w:rPr>
          <w:rFonts w:ascii="Arial" w:eastAsia="Arial" w:hAnsi="Arial" w:cs="Arial"/>
          <w:sz w:val="22"/>
          <w:szCs w:val="22"/>
        </w:rPr>
        <w:t>.</w:t>
      </w:r>
      <w:r>
        <w:rPr>
          <w:rFonts w:ascii="Arial" w:eastAsia="Arial" w:hAnsi="Arial" w:cs="Arial"/>
          <w:i/>
          <w:sz w:val="22"/>
          <w:szCs w:val="22"/>
        </w:rPr>
        <w:t xml:space="preserve"> </w:t>
      </w:r>
      <w:r>
        <w:rPr>
          <w:rFonts w:ascii="Arial" w:eastAsia="Arial" w:hAnsi="Arial" w:cs="Arial"/>
          <w:sz w:val="22"/>
          <w:szCs w:val="22"/>
        </w:rPr>
        <w:t xml:space="preserve">For one study, iron repletion was initiated at 14DIV by removing all medium from a subset of DFO-treated cultures and immediately replacing with a half-volume of medium that was removed from iron-sufficient cultures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{"citationID":"eNKvLG4Y","properties":{"formattedCitation":"(22)","plainCitation":"(22)","noteIndex":0},"citationItems":[{"id":"7GnAdnRm/uBOpEE0M","uris":["http://zotero.org/users/4937421/items/SH9DEPEK"],"itemData":{"id":2028,"type":"article-journal","abstract":"Background: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A half-volume of fresh glia-conditioned medium containing 5-FU and 0μM DFO was added to bring the medium back to the full volume. The cultures for the iron-sufficient and -deficient groups were subjected to a “mock repletion” as described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{"citationID":"rIwuZwAT","properties":{"formattedCitation":"(22)","plainCitation":"(22)","noteIndex":0},"citationItems":[{"id":"7GnAdnRm/uBOpEE0M","uris":["http://zotero.org/users/4937421/items/SH9DEPEK"],"itemData":{"id":2028,"type":"article-journal","abstract":"Background: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w:t>
      </w:r>
    </w:p>
    <w:p w14:paraId="00000028" w14:textId="3E2DEDA4"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mRNA expression analysis</w:t>
      </w:r>
      <w:r>
        <w:rPr>
          <w:rFonts w:ascii="Arial" w:eastAsia="Arial" w:hAnsi="Arial" w:cs="Arial"/>
          <w:sz w:val="22"/>
          <w:szCs w:val="22"/>
        </w:rPr>
        <w:t xml:space="preserve">. Cultures were analyzed for thyroid hormone-responsive gene expression just after the beginning of dendritic branching (i.e., 11DIV), during peak branching and synapse formation (i.e., 18DIV), and near maturity (i.e., 21DIV) (Figure 1)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{"citationID":"30NL6fWl","properties":{"formattedCitation":"(24)","plainCitation":"(24)","noteIndex":0},"citationItems":[{"id":"7GnAdnRm/qHQuo6Pe","uris":["http://zotero.org/users/4937421/items/MT5Y3VRR"],"itemData":{"id":1,"type":"article-journal","container-title":"Nature Protocols","DOI":"10.1038/nprot.2006.356","ISSN":"1754-2189, 1750-2799","issue":"5","journalAbbreviation":"Nat Protoc","language":"en","page":"2406-2415","source":"DOI.org (Crossref)","title":"Culturing hippocampal neurons","volume":"1","author":[{"family":"Kaech","given":"Stefanie"},{"family":"Banker","given":"Gary"}],"issued":{"date-parts":[["2006",12]]}}}],"schema":"https://github.com/citation-style-language/schema/raw/master/csl-citation.json"}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(24)</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Six to 20 independent hippocampal culture vessels per group were used (an independent neurodevelopmental environment is created in each well/vessel </w:t>
      </w:r>
      <w:r w:rsidR="0066196C">
        <w:rPr>
          <w:rFonts w:ascii="Arial" w:eastAsia="Times New Roman" w:hAnsi="Arial" w:cs="Arial"/>
          <w:sz w:val="22"/>
          <w:szCs w:val="22"/>
          <w:lang w:eastAsia="ar-SA"/>
        </w:rPr>
        <w:fldChar w:fldCharType="begin"/>
      </w:r>
      <w:r w:rsidR="00986508">
        <w:rPr>
          <w:rFonts w:ascii="Arial" w:eastAsia="Times New Roman" w:hAnsi="Arial" w:cs="Arial"/>
          <w:sz w:val="22"/>
          <w:szCs w:val="22"/>
          <w:lang w:eastAsia="ar-SA"/>
        </w:rPr>
        <w:instrText xml:space="preserve"> ADDIN ZOTERO_ITEM CSL_CITATION {"citationID":"pGm5V17y","properties":{"formattedCitation":"(22)","plainCitation":"(22)","noteIndex":0},"citationItems":[{"id":"7GnAdnRm/uBOpEE0M","uris":["http://zotero.org/users/4937421/items/SH9DEPEK"],"itemData":{"id":2028,"type":"article-journal","abstract":"Background: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eastAsia="Times New Roman" w:hAnsi="Cambria Math" w:cs="Cambria Math"/>
          <w:sz w:val="22"/>
          <w:szCs w:val="22"/>
          <w:lang w:eastAsia="ar-SA"/>
        </w:rPr>
        <w:instrText>∼</w:instrText>
      </w:r>
      <w:r w:rsidR="00986508">
        <w:rPr>
          <w:rFonts w:ascii="Arial" w:eastAsia="Times New Roman" w:hAnsi="Arial" w:cs="Arial"/>
          <w:sz w:val="22"/>
          <w:szCs w:val="22"/>
          <w:lang w:eastAsia="ar-SA"/>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eastAsia="Times New Roman" w:hAnsi="Arial" w:cs="Arial"/>
          <w:sz w:val="22"/>
          <w:szCs w:val="22"/>
          <w:lang w:eastAsia="ar-SA"/>
        </w:rPr>
        <w:fldChar w:fldCharType="separate"/>
      </w:r>
      <w:r w:rsidR="0066196C">
        <w:rPr>
          <w:rFonts w:ascii="Arial" w:hAnsi="Arial" w:cs="Arial"/>
          <w:sz w:val="22"/>
        </w:rPr>
        <w:t>(22)</w:t>
      </w:r>
      <w:r w:rsidR="0066196C">
        <w:rPr>
          <w:rFonts w:ascii="Arial" w:eastAsia="Times New Roman" w:hAnsi="Arial" w:cs="Arial"/>
          <w:sz w:val="22"/>
          <w:szCs w:val="22"/>
          <w:lang w:eastAsia="ar-SA"/>
        </w:rPr>
        <w:fldChar w:fldCharType="end"/>
      </w:r>
      <w:r>
        <w:rPr>
          <w:rFonts w:ascii="Arial" w:eastAsia="Arial" w:hAnsi="Arial" w:cs="Arial"/>
          <w:sz w:val="22"/>
          <w:szCs w:val="22"/>
        </w:rPr>
        <w:t xml:space="preserve">) from two to six unique culture preparations. Total RNA was extracted using a Quick-RNA </w:t>
      </w:r>
      <w:proofErr w:type="spellStart"/>
      <w:r>
        <w:rPr>
          <w:rFonts w:ascii="Arial" w:eastAsia="Arial" w:hAnsi="Arial" w:cs="Arial"/>
          <w:sz w:val="22"/>
          <w:szCs w:val="22"/>
        </w:rPr>
        <w:t>MicroPrep</w:t>
      </w:r>
      <w:proofErr w:type="spellEnd"/>
      <w:r>
        <w:rPr>
          <w:rFonts w:ascii="Arial" w:eastAsia="Arial" w:hAnsi="Arial" w:cs="Arial"/>
          <w:sz w:val="22"/>
          <w:szCs w:val="22"/>
        </w:rPr>
        <w:t xml:space="preserve"> kit (</w:t>
      </w:r>
      <w:proofErr w:type="spellStart"/>
      <w:r>
        <w:rPr>
          <w:rFonts w:ascii="Arial" w:eastAsia="Arial" w:hAnsi="Arial" w:cs="Arial"/>
          <w:sz w:val="22"/>
          <w:szCs w:val="22"/>
        </w:rPr>
        <w:t>Zymo</w:t>
      </w:r>
      <w:proofErr w:type="spellEnd"/>
      <w:r>
        <w:rPr>
          <w:rFonts w:ascii="Arial" w:eastAsia="Arial" w:hAnsi="Arial" w:cs="Arial"/>
          <w:sz w:val="22"/>
          <w:szCs w:val="22"/>
        </w:rPr>
        <w:t xml:space="preserve"> Research), </w:t>
      </w:r>
      <w:proofErr w:type="spellStart"/>
      <w:r>
        <w:rPr>
          <w:rFonts w:ascii="Arial" w:eastAsia="Arial" w:hAnsi="Arial" w:cs="Arial"/>
          <w:sz w:val="22"/>
          <w:szCs w:val="22"/>
        </w:rPr>
        <w:t>NucleoSpin</w:t>
      </w:r>
      <w:proofErr w:type="spellEnd"/>
      <w:r>
        <w:rPr>
          <w:rFonts w:ascii="Arial" w:eastAsia="Arial" w:hAnsi="Arial" w:cs="Arial"/>
          <w:sz w:val="22"/>
          <w:szCs w:val="22"/>
        </w:rPr>
        <w:t xml:space="preserve"> RNA XS kit (</w:t>
      </w:r>
      <w:proofErr w:type="spellStart"/>
      <w:r>
        <w:rPr>
          <w:rFonts w:ascii="Arial" w:eastAsia="Arial" w:hAnsi="Arial" w:cs="Arial"/>
          <w:sz w:val="22"/>
          <w:szCs w:val="22"/>
        </w:rPr>
        <w:t>Macherey</w:t>
      </w:r>
      <w:proofErr w:type="spellEnd"/>
      <w:r>
        <w:rPr>
          <w:rFonts w:ascii="Arial" w:eastAsia="Arial" w:hAnsi="Arial" w:cs="Arial"/>
          <w:sz w:val="22"/>
          <w:szCs w:val="22"/>
        </w:rPr>
        <w:t xml:space="preserve">-Nagel; </w:t>
      </w:r>
      <w:proofErr w:type="spellStart"/>
      <w:r>
        <w:rPr>
          <w:rFonts w:ascii="Arial" w:eastAsia="Arial" w:hAnsi="Arial" w:cs="Arial"/>
          <w:sz w:val="22"/>
          <w:szCs w:val="22"/>
        </w:rPr>
        <w:t>Düren</w:t>
      </w:r>
      <w:proofErr w:type="spellEnd"/>
      <w:r>
        <w:rPr>
          <w:rFonts w:ascii="Arial" w:eastAsia="Arial" w:hAnsi="Arial" w:cs="Arial"/>
          <w:sz w:val="22"/>
          <w:szCs w:val="22"/>
        </w:rPr>
        <w:t xml:space="preserve">, Germany), or </w:t>
      </w:r>
      <w:proofErr w:type="spellStart"/>
      <w:r>
        <w:rPr>
          <w:rFonts w:ascii="Arial" w:eastAsia="Arial" w:hAnsi="Arial" w:cs="Arial"/>
          <w:sz w:val="22"/>
          <w:szCs w:val="22"/>
        </w:rPr>
        <w:t>TRIzol</w:t>
      </w:r>
      <w:proofErr w:type="spellEnd"/>
      <w:r>
        <w:rPr>
          <w:rFonts w:ascii="Arial" w:eastAsia="Arial" w:hAnsi="Arial" w:cs="Arial"/>
          <w:sz w:val="22"/>
          <w:szCs w:val="22"/>
        </w:rPr>
        <w:t xml:space="preserve"> Reagent with phenol-chloroform extraction (Thermo-Fisher Scientific; Waltham, MA) according to the manufacturers’ protocols as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mhrreM3M","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On-column genomic DNA removal was employed for each kit. RNA integrity and purity was established spectrophotometrically using a Nanodrop spectrophotometer. cDNA was synthesized from 100-500 ng total RNA using a </w:t>
      </w:r>
      <w:proofErr w:type="gramStart"/>
      <w:r>
        <w:rPr>
          <w:rFonts w:ascii="Arial" w:eastAsia="Arial" w:hAnsi="Arial" w:cs="Arial"/>
          <w:sz w:val="22"/>
          <w:szCs w:val="22"/>
        </w:rPr>
        <w:t>High Capacity</w:t>
      </w:r>
      <w:proofErr w:type="gramEnd"/>
      <w:r>
        <w:rPr>
          <w:rFonts w:ascii="Arial" w:eastAsia="Arial" w:hAnsi="Arial" w:cs="Arial"/>
          <w:sz w:val="22"/>
          <w:szCs w:val="22"/>
        </w:rPr>
        <w:t xml:space="preserve"> RNA-to-cDNA Kit (Applied Biosystems). Quantitative real-time polymerase chain reaction (qPCR) was performed using a FastStart Universal Probe Master (</w:t>
      </w:r>
      <w:proofErr w:type="spellStart"/>
      <w:r>
        <w:rPr>
          <w:rFonts w:ascii="Arial" w:eastAsia="Arial" w:hAnsi="Arial" w:cs="Arial"/>
          <w:sz w:val="22"/>
          <w:szCs w:val="22"/>
        </w:rPr>
        <w:t>Rox</w:t>
      </w:r>
      <w:proofErr w:type="spellEnd"/>
      <w:r>
        <w:rPr>
          <w:rFonts w:ascii="Arial" w:eastAsia="Arial" w:hAnsi="Arial" w:cs="Arial"/>
          <w:sz w:val="22"/>
          <w:szCs w:val="22"/>
        </w:rPr>
        <w:t xml:space="preserve">) kit (Roche Applied Science) or Luna Universal Probe qPCR Master Mix (New England Biolabs; Ipswich, MA) and a </w:t>
      </w:r>
      <w:proofErr w:type="spellStart"/>
      <w:r>
        <w:rPr>
          <w:rFonts w:ascii="Arial" w:eastAsia="Arial" w:hAnsi="Arial" w:cs="Arial"/>
          <w:sz w:val="22"/>
          <w:szCs w:val="22"/>
        </w:rPr>
        <w:t>Stratagene</w:t>
      </w:r>
      <w:proofErr w:type="spellEnd"/>
      <w:r>
        <w:rPr>
          <w:rFonts w:ascii="Arial" w:eastAsia="Arial" w:hAnsi="Arial" w:cs="Arial"/>
          <w:sz w:val="22"/>
          <w:szCs w:val="22"/>
        </w:rPr>
        <w:t xml:space="preserve"> MX3000P or Applied Biosystems QuantStudio3 qPCR machine as previously described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ctHB16pC","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 xml:space="preserve">. All analyzed samples for each gene had equivalent PCR efficiencies. TaqMan qPCR probes for </w:t>
      </w:r>
      <w:r>
        <w:rPr>
          <w:rFonts w:ascii="Arial" w:eastAsia="Arial" w:hAnsi="Arial" w:cs="Arial"/>
          <w:sz w:val="22"/>
          <w:szCs w:val="22"/>
        </w:rPr>
        <w:lastRenderedPageBreak/>
        <w:t xml:space="preserve">the genes assessed are outlined in Table 1. Relative mRNA levels for the genes of interest were calculated relative to a reference gene, </w:t>
      </w:r>
      <w:r>
        <w:rPr>
          <w:rFonts w:ascii="Arial" w:eastAsia="Arial" w:hAnsi="Arial" w:cs="Arial"/>
          <w:i/>
          <w:sz w:val="22"/>
          <w:szCs w:val="22"/>
        </w:rPr>
        <w:t>TATA box binding protein</w:t>
      </w:r>
      <w:r>
        <w:rPr>
          <w:rFonts w:ascii="Arial" w:eastAsia="Arial" w:hAnsi="Arial" w:cs="Arial"/>
          <w:sz w:val="22"/>
          <w:szCs w:val="22"/>
        </w:rPr>
        <w:t>,</w:t>
      </w:r>
      <w:r>
        <w:rPr>
          <w:rFonts w:ascii="Arial" w:eastAsia="Arial" w:hAnsi="Arial" w:cs="Arial"/>
          <w:i/>
          <w:sz w:val="22"/>
          <w:szCs w:val="22"/>
        </w:rPr>
        <w:t xml:space="preserve"> </w:t>
      </w:r>
      <w:proofErr w:type="spellStart"/>
      <w:r>
        <w:rPr>
          <w:rFonts w:ascii="Arial" w:eastAsia="Arial" w:hAnsi="Arial" w:cs="Arial"/>
          <w:i/>
          <w:sz w:val="22"/>
          <w:szCs w:val="22"/>
        </w:rPr>
        <w:t>Tbp</w:t>
      </w:r>
      <w:proofErr w:type="spellEnd"/>
      <w:r>
        <w:rPr>
          <w:rFonts w:ascii="Arial" w:eastAsia="Arial" w:hAnsi="Arial" w:cs="Arial"/>
          <w:sz w:val="22"/>
          <w:szCs w:val="22"/>
        </w:rPr>
        <w:t xml:space="preserve">, and are presented as a fraction of the average mRNA level for the iron-sufficient group. We have previously shown </w:t>
      </w:r>
      <w:proofErr w:type="spellStart"/>
      <w:r>
        <w:rPr>
          <w:rFonts w:ascii="Arial" w:eastAsia="Arial" w:hAnsi="Arial" w:cs="Arial"/>
          <w:i/>
          <w:sz w:val="22"/>
          <w:szCs w:val="22"/>
        </w:rPr>
        <w:t>Tbp</w:t>
      </w:r>
      <w:proofErr w:type="spellEnd"/>
      <w:r>
        <w:rPr>
          <w:rFonts w:ascii="Arial" w:eastAsia="Arial" w:hAnsi="Arial" w:cs="Arial"/>
          <w:sz w:val="22"/>
          <w:szCs w:val="22"/>
        </w:rPr>
        <w:t xml:space="preserve"> to be a stable reference gene for developing iron-sufficient and -deficient hippocampal neuron cultures </w:t>
      </w:r>
      <w:r w:rsidR="0066196C">
        <w:rPr>
          <w:rFonts w:ascii="Arial" w:hAnsi="Arial" w:cs="Arial"/>
          <w:sz w:val="22"/>
          <w:szCs w:val="22"/>
        </w:rPr>
        <w:fldChar w:fldCharType="begin"/>
      </w:r>
      <w:r w:rsidR="00986508">
        <w:rPr>
          <w:rFonts w:ascii="Arial" w:hAnsi="Arial" w:cs="Arial"/>
          <w:sz w:val="22"/>
          <w:szCs w:val="22"/>
        </w:rPr>
        <w:instrText xml:space="preserve"> ADDIN ZOTERO_ITEM CSL_CITATION {"citationID":"XRrMAKxk","properties":{"formattedCitation":"(20\\uc0\\u8211{}22)","plainCitation":"(20–22)","noteIndex":0},"citationItems":[{"id":"7GnAdnRm/1Qub3LCd","uris":["http://zotero.org/users/4937421/items/CGSYR9SL"],"itemData":{"id":575,"type":"article-journal","container-title":"Developmental Neuroscience","DOI":"10.1159/000448514","ISSN":"0378-5866, 1421-9859","issue":"4","language":"en","page":"264-276","source":"Crossref","title":"Iron Deficiency Impairs Developing Hippocampal Neuron Gene Expression, Energy Metabolism, and Dendrite Complexity","volume":"38","author":[{"family":"Bastian","given":"Thomas W."},{"family":"Hohenberg","given":"William C.","non-dropping-particle":"von"},{"family":"Mickelson","given":"Daniel J."},{"family":"Lanier","given":"Lorene M."},{"family":"Georgieff","given":"Michael K."}],"issued":{"date-parts":[["2016"]]}}},{"id":"7GnAdnRm/AiuatGT4","uris":["http://zotero.org/users/4937421/items/K84MZ92P"],"itemData":{"id":1562,"type":"article-journal","container-title":"The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M."}],"issued":{"date-parts":[["2019",1,30]]}}},{"id":"7GnAdnRm/uBOpEE0M","uris":["http://zotero.org/users/4937421/items/SH9DEPEK"],"itemData":{"id":2028,"type":"article-journal","abstract":"Background: Fetal-neonatal iron deficiency causes learning/memory deficits that persist after iron repletion. Simplified hippocampal neuron dendrite structure is a key mechanism underlying these long-term impairments. Early life choline supplementation, with postnatal iron repletion, improves learning/memory performance in formerly iron-deficient (ID) rats.\nObjectives: To understand how choline improves iron deficiency–induced hippocampal dysfunction, we hypothesized that direct choline supplementation of ID hippocampal neurons may restore cellular energy production and dendrite structure.\nMethods: Embryonic mouse hippocampal neuron cultures were made ID with 9 μM deferoxamine beginning at 3 d in vitro (DIV). At 11 DIV, iron repletion (i.e., deferoxamine removal) was performed on a subset of ID cultures. These neuron cultures and iron-sufficient (IS) control cultures were treated with 30 μM choline (or vehicle) between 11 and 18 DIV. At 18 DIV, the independent and combined effects of iron and choline treatments (2-factor ANOVA) on neuronal dendrite numbers, lengths, and overall complexity and mitochondrial respiration and glycolysis were analyzed.\nResults: Choline treatment of ID neurons (ID + Cho) significantly increased overall dendrite complexity (150, 160, 180, and 210 μm from the soma) compared with untreated ID neurons to a level of complexity that was no longer significantly different from IS neurons. The average and total length of primary dendrites in ID + Cho neurons were significantly increased by </w:instrText>
      </w:r>
      <w:r w:rsidR="00986508">
        <w:rPr>
          <w:rFonts w:ascii="Cambria Math" w:hAnsi="Cambria Math" w:cs="Cambria Math"/>
          <w:sz w:val="22"/>
          <w:szCs w:val="22"/>
        </w:rPr>
        <w:instrText>∼</w:instrText>
      </w:r>
      <w:r w:rsidR="00986508">
        <w:rPr>
          <w:rFonts w:ascii="Arial" w:hAnsi="Arial" w:cs="Arial"/>
          <w:sz w:val="22"/>
          <w:szCs w:val="22"/>
        </w:rPr>
        <w:instrText xml:space="preserve">15% compared with ID neurons, indicating choline stimulation of dendrite growth. Measures of mitochondrial respiration, glycolysis, and ATP production rates were not significantly altered in ID + Cho neurons compared with ID neurons, remaining significantly reduced compared with IS neurons. Iron repletion significantly improved mitochondrial respiration, ATP production rates, overall dendrite complexity (100–180 μm from the soma), and dendrite and branch lengths compared with untreated ID neurons.\nConclusions: Because choline partially restores dendrite structure in ID neurons without iron repletion, it may have therapeutic potential when iron treatment is not possible or advisable. Choline’s mechanism in ID neurons requires further investigation. J Nutr 2022;00:1–11.","container-title":"The Journal of Nutrition","DOI":"10.1093/jn/nxab429","ISSN":"0022-3166, 1541-6100","issue":"3","language":"en","page":"747-757","source":"DOI.org (Crossref)","title":"Choline Supplementation Partially Restores Dendrite Structural Complexity in Developing Iron-Deficient Mouse Hippocampal Neurons","volume":"152","author":[{"family":"Bastian","given":"Thomas W"},{"family":"von Hohenberg","given":"William C"},{"family":"Kaus","given":"Olivia R"},{"family":"Lanier","given":"Lorene M"},{"family":"Georgieff","given":"Michael K"}],"issued":{"date-parts":[["2022",3,3]]}}}],"schema":"https://github.com/citation-style-language/schema/raw/master/csl-citation.json"} </w:instrText>
      </w:r>
      <w:r w:rsidR="0066196C">
        <w:rPr>
          <w:rFonts w:ascii="Arial" w:hAnsi="Arial" w:cs="Arial"/>
          <w:sz w:val="22"/>
          <w:szCs w:val="22"/>
        </w:rPr>
        <w:fldChar w:fldCharType="separate"/>
      </w:r>
      <w:r w:rsidR="0066196C" w:rsidRPr="0066196C">
        <w:rPr>
          <w:rFonts w:ascii="Arial" w:hAnsi="Arial" w:cs="Arial"/>
          <w:sz w:val="22"/>
        </w:rPr>
        <w:t>(20–22)</w:t>
      </w:r>
      <w:r w:rsidR="0066196C">
        <w:rPr>
          <w:rFonts w:ascii="Arial" w:hAnsi="Arial" w:cs="Arial"/>
          <w:sz w:val="22"/>
          <w:szCs w:val="22"/>
        </w:rPr>
        <w:fldChar w:fldCharType="end"/>
      </w:r>
      <w:r>
        <w:rPr>
          <w:rFonts w:ascii="Arial" w:eastAsia="Arial" w:hAnsi="Arial" w:cs="Arial"/>
          <w:sz w:val="22"/>
          <w:szCs w:val="22"/>
        </w:rPr>
        <w:t>.</w:t>
      </w:r>
    </w:p>
    <w:p w14:paraId="00000029"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Culture Media Thyroid Hormone Concentrations.</w:t>
      </w:r>
      <w:r>
        <w:rPr>
          <w:rFonts w:ascii="Arial" w:eastAsia="Arial" w:hAnsi="Arial" w:cs="Arial"/>
          <w:sz w:val="22"/>
          <w:szCs w:val="22"/>
        </w:rPr>
        <w:t xml:space="preserve"> Neuronal culture medium samples were collected at 11, 18, and 21 DIV from iron sufficient and iron deficient cultures (6 media samples/group). T3 and T4 concentrations in the media were measured according to T3 and T4 Total ELISA kit procedures (DRG International; San Francisco, CA). The absorbance of media samples was read at 450nm using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Synergy LX multimode reader (Agilent; Santa Clara, CA) and concentrations calculated against a standard curve with the </w:t>
      </w:r>
      <w:proofErr w:type="spellStart"/>
      <w:r>
        <w:rPr>
          <w:rFonts w:ascii="Arial" w:eastAsia="Arial" w:hAnsi="Arial" w:cs="Arial"/>
          <w:sz w:val="22"/>
          <w:szCs w:val="22"/>
        </w:rPr>
        <w:t>Biotek</w:t>
      </w:r>
      <w:proofErr w:type="spellEnd"/>
      <w:r>
        <w:rPr>
          <w:rFonts w:ascii="Arial" w:eastAsia="Arial" w:hAnsi="Arial" w:cs="Arial"/>
          <w:sz w:val="22"/>
          <w:szCs w:val="22"/>
        </w:rPr>
        <w:t xml:space="preserve"> Gen5 software (v3.09). </w:t>
      </w:r>
    </w:p>
    <w:p w14:paraId="0000002A" w14:textId="57964656"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Neuronal ATP Concentrations</w:t>
      </w:r>
      <w:r>
        <w:rPr>
          <w:rFonts w:ascii="Arial" w:eastAsia="Arial" w:hAnsi="Arial" w:cs="Arial"/>
          <w:sz w:val="22"/>
          <w:szCs w:val="22"/>
        </w:rPr>
        <w:t xml:space="preserve">. Intracellular ATP concentrations were measured in 38-45 independent wells per group from two unique culture preparations using the </w:t>
      </w:r>
      <w:proofErr w:type="spellStart"/>
      <w:r>
        <w:rPr>
          <w:rFonts w:ascii="Arial" w:eastAsia="Arial" w:hAnsi="Arial" w:cs="Arial"/>
          <w:sz w:val="22"/>
          <w:szCs w:val="22"/>
        </w:rPr>
        <w:t>CellTiter</w:t>
      </w:r>
      <w:proofErr w:type="spellEnd"/>
      <w:r>
        <w:rPr>
          <w:rFonts w:ascii="Arial" w:eastAsia="Arial" w:hAnsi="Arial" w:cs="Arial"/>
          <w:sz w:val="22"/>
          <w:szCs w:val="22"/>
        </w:rPr>
        <w:t xml:space="preserve">-Glo 2.0 reagent (Promega Corp.; Madison, WI)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{"citationID":"P9CYCRII","properties":{"formattedCitation":"(21)","plainCitation":"(21)","noteIndex":0},"citationItems":[{"id":"7GnAdnRm/AiuatGT4","uris":["http://zotero.org/users/4937421/items/K84MZ92P"],"itemData":{"id":1562,"type":"article-journal","container-title":"The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 ATP concentrations were normalized to the total DNA content of each well as measured using the Quant-</w:t>
      </w:r>
      <w:proofErr w:type="spellStart"/>
      <w:r>
        <w:rPr>
          <w:rFonts w:ascii="Arial" w:eastAsia="Arial" w:hAnsi="Arial" w:cs="Arial"/>
          <w:sz w:val="22"/>
          <w:szCs w:val="22"/>
        </w:rPr>
        <w:t>iT</w:t>
      </w:r>
      <w:proofErr w:type="spellEnd"/>
      <w:r>
        <w:rPr>
          <w:rFonts w:ascii="Arial" w:eastAsia="Arial" w:hAnsi="Arial" w:cs="Arial"/>
          <w:sz w:val="22"/>
          <w:szCs w:val="22"/>
        </w:rPr>
        <w:t xml:space="preserve"> </w:t>
      </w:r>
      <w:proofErr w:type="spellStart"/>
      <w:r>
        <w:rPr>
          <w:rFonts w:ascii="Arial" w:eastAsia="Arial" w:hAnsi="Arial" w:cs="Arial"/>
          <w:sz w:val="22"/>
          <w:szCs w:val="22"/>
        </w:rPr>
        <w:t>PicoGreen</w:t>
      </w:r>
      <w:proofErr w:type="spellEnd"/>
      <w:r>
        <w:rPr>
          <w:rFonts w:ascii="Arial" w:eastAsia="Arial" w:hAnsi="Arial" w:cs="Arial"/>
          <w:sz w:val="22"/>
          <w:szCs w:val="22"/>
        </w:rPr>
        <w:t xml:space="preserve"> reagent (Thermo-Fisher; Waltham, MA) as described </w:t>
      </w:r>
      <w:r w:rsidR="001335AC">
        <w:rPr>
          <w:rFonts w:ascii="Arial" w:hAnsi="Arial" w:cs="Arial"/>
          <w:sz w:val="22"/>
          <w:szCs w:val="22"/>
          <w:lang w:eastAsia="ar-SA"/>
        </w:rPr>
        <w:fldChar w:fldCharType="begin"/>
      </w:r>
      <w:r w:rsidR="00986508">
        <w:rPr>
          <w:rFonts w:ascii="Arial" w:hAnsi="Arial" w:cs="Arial"/>
          <w:sz w:val="22"/>
          <w:szCs w:val="22"/>
          <w:lang w:eastAsia="ar-SA"/>
        </w:rPr>
        <w:instrText xml:space="preserve"> ADDIN ZOTERO_ITEM CSL_CITATION {"citationID":"olgbmM5g","properties":{"formattedCitation":"(21)","plainCitation":"(21)","noteIndex":0},"citationItems":[{"id":"7GnAdnRm/AiuatGT4","uris":["http://zotero.org/users/4937421/items/K84MZ92P"],"itemData":{"id":1562,"type":"article-journal","container-title":"The Journal of Neuroscience","DOI":"10.1523/JNEUROSCI.1504-18.2018","ISSN":"0270-6474, 1529-2401","issue":"5","language":"en","page":"802-813","source":"Crossref","title":"Chronic Energy Depletion due to Iron Deficiency Impairs Dendritic Mitochondrial Motility during Hippocampal Neuron Development","volume":"39","author":[{"family":"Bastian","given":"Thomas W."},{"family":"Hohenberg","given":"William C.","non-dropping-particle":"von"},{"family":"Georgieff","given":"Michael K."},{"family":"Lanier","given":"Lorene M."}],"issued":{"date-parts":[["2019",1,30]]}}}],"schema":"https://github.com/citation-style-language/schema/raw/master/csl-citation.json"} </w:instrText>
      </w:r>
      <w:r w:rsidR="001335AC">
        <w:rPr>
          <w:rFonts w:ascii="Arial" w:hAnsi="Arial" w:cs="Arial"/>
          <w:sz w:val="22"/>
          <w:szCs w:val="22"/>
          <w:lang w:eastAsia="ar-SA"/>
        </w:rPr>
        <w:fldChar w:fldCharType="separate"/>
      </w:r>
      <w:r w:rsidR="001335AC">
        <w:rPr>
          <w:rFonts w:ascii="Arial" w:hAnsi="Arial" w:cs="Arial"/>
          <w:sz w:val="22"/>
        </w:rPr>
        <w:t>(21)</w:t>
      </w:r>
      <w:r w:rsidR="001335AC">
        <w:rPr>
          <w:rFonts w:ascii="Arial" w:hAnsi="Arial" w:cs="Arial"/>
          <w:sz w:val="22"/>
          <w:szCs w:val="22"/>
          <w:lang w:eastAsia="ar-SA"/>
        </w:rPr>
        <w:fldChar w:fldCharType="end"/>
      </w:r>
      <w:r>
        <w:rPr>
          <w:rFonts w:ascii="Arial" w:eastAsia="Arial" w:hAnsi="Arial" w:cs="Arial"/>
          <w:sz w:val="22"/>
          <w:szCs w:val="22"/>
        </w:rPr>
        <w:t>.</w:t>
      </w:r>
    </w:p>
    <w:p w14:paraId="0000002B" w14:textId="47AAE4BE" w:rsidR="0055453B" w:rsidRDefault="00000000">
      <w:pPr>
        <w:spacing w:line="480" w:lineRule="auto"/>
        <w:ind w:firstLine="720"/>
        <w:jc w:val="both"/>
        <w:rPr>
          <w:rFonts w:ascii="Arial" w:eastAsia="Arial" w:hAnsi="Arial" w:cs="Arial"/>
          <w:sz w:val="22"/>
          <w:szCs w:val="22"/>
        </w:rPr>
      </w:pPr>
      <w:r>
        <w:rPr>
          <w:rFonts w:ascii="Arial" w:eastAsia="Arial" w:hAnsi="Arial" w:cs="Arial"/>
          <w:i/>
          <w:sz w:val="22"/>
          <w:szCs w:val="22"/>
        </w:rPr>
        <w:t>Statistical Analysis</w:t>
      </w:r>
      <w:r>
        <w:rPr>
          <w:rFonts w:ascii="Arial" w:eastAsia="Arial" w:hAnsi="Arial" w:cs="Arial"/>
          <w:sz w:val="22"/>
          <w:szCs w:val="22"/>
        </w:rPr>
        <w:t xml:space="preserve">. Statistical analyses and data visualization were carried out using Python libraries: </w:t>
      </w:r>
      <w:proofErr w:type="spellStart"/>
      <w:r>
        <w:rPr>
          <w:rFonts w:ascii="Arial" w:eastAsia="Arial" w:hAnsi="Arial" w:cs="Arial"/>
          <w:sz w:val="22"/>
          <w:szCs w:val="22"/>
        </w:rPr>
        <w:t>numpy</w:t>
      </w:r>
      <w:proofErr w:type="spellEnd"/>
      <w:r>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{"citationID":"Q5uUVEGR","properties":{"formattedCitation":"(25)","plainCitation":"(25)","noteIndex":0},"citationItems":[{"id":"7GnAdnRm/1WJMsK11","uris":["http://zotero.org/users/4937421/items/9WL2VE4Q"],"itemData":{"id":2336,"type":"article-journal","abstract":"Array programming provides a powerful, compact and expressive syntax for accessing, manipulating and operating on data in vectors, matrices and higher-dimensional arrays. NumPy is the primary array programming library for the Python language. It has an essential role in research analysis pipelines in fields as diverse as physics, chemistry, astronomy, geoscience, biology, psychology, materials science, engineering, finance and economics. For example, in astronomy, NumPy was an important part of the software stack used in the discovery of gravitational waves1 and in the first imaging of a black hole2. Here we review how a few fundamental array concepts lead to a simple and powerful programming paradigm for organizing, exploring and analysing scientific data. NumPy is the foundation upon which the scientific Python ecosystem is constructed. It is so pervasive that several projects, targeting audiences with specialized needs, have developed their own NumPy-like interfaces and array objects. Owing to its central position in the ecosystem, NumPy increasingly acts as an interoperability layer between such array computation libraries and, together with its application programming interface (API), provides a flexible framework to support the next decade of scientific and industrial analysis.","container-title":"Nature","DOI":"10.1038/s41586-020-2649-2","ISSN":"1476-4687","issue":"7825","language":"en","license":"2020 The Author(s)","note":"number: 7825\npublisher: Nature Publishing Group","page":"357-362","source":"www.nature.com","title":"Array programming with NumPy","volume":"585","author":[{"family":"Harris","given":"Charles R."},{"family":"Millman","given":"K. Jarrod"},{"family":"Walt","given":"Stéfan J.","non-dropping-particle":"van der"},{"family":"Gommers","given":"Ralf"},{"family":"Virtanen","given":"Pauli"},{"family":"Cournapeau","given":"David"},{"family":"Wieser","given":"Eric"},{"family":"Taylor","given":"Julian"},{"family":"Berg","given":"Sebastian"},{"family":"Smith","given":"Nathaniel J."},{"family":"Kern","given":"Robert"},{"family":"Picus","given":"Matti"},{"family":"Hoyer","given":"Stephan"},{"family":"Kerkwijk","given":"Marten H.","non-dropping-particle":"van"},{"family":"Brett","given":"Matthew"},{"family":"Haldane","given":"Allan"},{"family":"Río","given":"Jaime Fernández","non-dropping-particle":"del"},{"family":"Wiebe","given":"Mark"},{"family":"Peterson","given":"Pearu"},{"family":"Gérard-Marchant","given":"Pierre"},{"family":"Sheppard","given":"Kevin"},{"family":"Reddy","given":"Tyler"},{"family":"Weckesser","given":"Warren"},{"family":"Abbasi","given":"Hameer"},{"family":"Gohlke","given":"Christoph"},{"family":"Oliphant","given":"Travis E."}],"issued":{"date-parts":[["2020",9]]}}}],"schema":"https://github.com/citation-style-language/schema/raw/master/csl-citation.json"}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(25)</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4"/>
          <w:id w:val="1824392729"/>
        </w:sdtPr>
        <w:sdtContent/>
      </w:sdt>
      <w:sdt>
        <w:sdtPr>
          <w:tag w:val="goog_rdk_25"/>
          <w:id w:val="728121109"/>
        </w:sdtPr>
        <w:sdtContent/>
      </w:sdt>
      <w:r w:rsidR="001335AC">
        <w:rPr>
          <w:rFonts w:ascii="Arial" w:eastAsia="Arial" w:hAnsi="Arial" w:cs="Arial"/>
          <w:sz w:val="22"/>
          <w:szCs w:val="22"/>
        </w:rPr>
        <w:t xml:space="preserve">pandas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hX2ETsGj","properties":{"formattedCitation":"(26,27)","plainCitation":"(26,27)","noteIndex":0},"citationItems":[{"id":"7GnAdnRm/SBpY1DEh","uris":["http://zotero.org/users/4937421/items/SQB6AQT6"],"itemData":{"id":2340,"type":"software","collection-title":"Zenodo","title":"pandas-dev/padas: Pandas","URL":"https://doi.org/10.5281/zenodo.3509134","version":"2.0.0","author":[{"family":"The pandas development team","given":""}],"issued":{"date-parts":[["2023",4]]}}},{"id":"7GnAdnRm/73y5kw0r","uris":["http://zotero.org/users/4937421/items/MFG9MS5W"],"itemData":{"id":2339,"type":"paper-conference","abstract":"In this paper we are concerned with the practical issues of working with data sets common to ﬁnance, statistics, and other related ﬁelds. pandas is a new library which aims to facilitate working with these data sets and to provide a set of fundamental building blocks for implementing statistical models. We will discuss speciﬁc design issues encountered in the course of developing pandas with relevant examples and some comparisons with the R language. We conclude by discussing possible future directions for statistical computing and data analysis using Python.","DOI":"10.25080/Majora-92bf1922-00a","event-place":"Austin, Texas","event-title":"Proceedings of the 9th Python in Science Conference","language":"en","page":"56-61","publisher-place":"Austin, Texas","source":"DOI.org (Crossref)","title":"Data Structures for Statistical Computing in Python","URL":"https://conference.scipy.org/proceedings/scipy2010/mckinney.html","author":[{"family":"McKinney","given":"Wes"}],"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(26,27)</w:t>
      </w:r>
      <w:r w:rsidR="001335AC">
        <w:rPr>
          <w:rFonts w:ascii="Arial" w:eastAsia="Arial" w:hAnsi="Arial" w:cs="Arial"/>
          <w:sz w:val="22"/>
          <w:szCs w:val="22"/>
        </w:rPr>
        <w:fldChar w:fldCharType="end"/>
      </w:r>
      <w:r w:rsidR="001335AC">
        <w:rPr>
          <w:rFonts w:ascii="Arial" w:eastAsia="Arial" w:hAnsi="Arial" w:cs="Arial"/>
          <w:sz w:val="22"/>
          <w:szCs w:val="22"/>
        </w:rPr>
        <w:t xml:space="preserve">, seaborn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{"citationID":"oNx6MEFq","properties":{"formattedCitation":"(28)","plainCitation":"(28)","noteIndex":0},"citationItems":[{"id":"7GnAdnRm/P6WzlAmk","uris":["http://zotero.org/users/4937421/items/ZMFCNG5J"],"itemData":{"id":2341,"type":"article-journal","abstract":"Waskom, M. L., (2021). seaborn: statistical data visualization. Journal of Open Source Software, 6(60), 3021, https://doi.org/10.21105/joss.03021","container-title":"Journal of Open Source Software","DOI":"10.21105/joss.03021","ISSN":"2475-9066","issue":"60","language":"en","page":"3021","source":"joss.theoj.org","title":"seaborn: statistical data visualization","title-short":"seaborn","volume":"6","author":[{"family":"Waskom","given":"Michael L."}],"issued":{"date-parts":[["2021",4,6]]}}}],"schema":"https://github.com/citation-style-language/schema/raw/master/csl-citation.json"}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(28)</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7"/>
          <w:id w:val="1737439863"/>
        </w:sdtPr>
        <w:sdtContent/>
      </w:sdt>
      <w:proofErr w:type="spellStart"/>
      <w:r w:rsidR="001335AC">
        <w:rPr>
          <w:rFonts w:ascii="Arial" w:eastAsia="Arial" w:hAnsi="Arial" w:cs="Arial"/>
          <w:sz w:val="22"/>
          <w:szCs w:val="22"/>
        </w:rPr>
        <w:t>pingouin</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{"citationID":"b8EaEP39","properties":{"formattedCitation":"(29)","plainCitation":"(29)","noteIndex":0},"citationItems":[{"id":"7GnAdnRm/DMSglmcE","uris":["http://zotero.org/users/4937421/items/Z3N4CZPT"],"itemData":{"id":2343,"type":"article-journal","abstract":"Vallat, (2018). Pingouin: statistics in Python. Journal of Open Source Software, 3(31), 1026, https://doi.org/10.21105/joss.01026","container-title":"Journal of Open Source Software","DOI":"10.21105/joss.01026","ISSN":"2475-9066","issue":"31","language":"en","page":"1026","source":"joss.theoj.org","title":"Pingouin: statistics in Python","title-short":"Pingouin","volume":"3","author":[{"family":"Vallat","given":"Raphael"}],"issued":{"date-parts":[["2018",11,19]]}}}],"schema":"https://github.com/citation-style-language/schema/raw/master/csl-citation.json"}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(29)</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8"/>
          <w:id w:val="1303656494"/>
        </w:sdtPr>
        <w:sdtContent/>
      </w:sdt>
      <w:proofErr w:type="spellStart"/>
      <w:r w:rsidR="001335AC">
        <w:rPr>
          <w:rFonts w:ascii="Arial" w:eastAsia="Arial" w:hAnsi="Arial" w:cs="Arial"/>
          <w:sz w:val="22"/>
          <w:szCs w:val="22"/>
        </w:rPr>
        <w:t>statsmodels</w:t>
      </w:r>
      <w:proofErr w:type="spellEnd"/>
      <w:r w:rsidR="001335AC">
        <w:rPr>
          <w:rFonts w:ascii="Arial" w:eastAsia="Arial" w:hAnsi="Arial" w:cs="Arial"/>
          <w:sz w:val="22"/>
          <w:szCs w:val="22"/>
        </w:rPr>
        <w:t xml:space="preserve">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{"citationID":"GMOEkWxE","properties":{"formattedCitation":"(30)","plainCitation":"(30)","noteIndex":0},"citationItems":[{"id":"7GnAdnRm/J6vxjHRs","uris":["http://zotero.org/users/4937421/items/SFJ6JLGM"],"itemData":{"id":2346,"type":"paper-conference","abstract":"Statsmodels is a library for statistical and econometric analysis in Python. This paper discusses the current relationship between statistics and Python and open source more generally, outlining how the statsmodels package ﬁlls a gap in this relationship. An overview of statsmodels is provided, including a discussion of the overarching design and philosophy, what can be found in the package, and some usage examples. The paper concludes with a look at what the future holds.","DOI":"10.25080/Majora-92bf1922-011","event-place":"Austin, Texas","event-title":"Python in Science Conference","language":"en","page":"92-96","publisher-place":"Austin, Texas","source":"DOI.org (Crossref)","title":"Statsmodels: Econometric and Statistical Modeling with Python","title-short":"Statsmodels","URL":"https://conference.scipy.org/proceedings/scipy2010/seabold.html","author":[{"family":"Seabold","given":"Skipper"},{"family":"Perktold","given":"Josef"}],"accessed":{"date-parts":[["2023",6,2]]},"issued":{"date-parts":[["2010"]]}}}],"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(30)</w:t>
      </w:r>
      <w:r w:rsidR="001335AC">
        <w:rPr>
          <w:rFonts w:ascii="Arial" w:eastAsia="Arial" w:hAnsi="Arial" w:cs="Arial"/>
          <w:sz w:val="22"/>
          <w:szCs w:val="22"/>
        </w:rPr>
        <w:fldChar w:fldCharType="end"/>
      </w:r>
      <w:r w:rsidR="001335AC">
        <w:rPr>
          <w:rFonts w:ascii="Arial" w:eastAsia="Arial" w:hAnsi="Arial" w:cs="Arial"/>
          <w:sz w:val="22"/>
          <w:szCs w:val="22"/>
        </w:rPr>
        <w:t xml:space="preserve">, </w:t>
      </w:r>
      <w:sdt>
        <w:sdtPr>
          <w:tag w:val="goog_rdk_29"/>
          <w:id w:val="-217675809"/>
        </w:sdtPr>
        <w:sdtContent/>
      </w:sdt>
      <w:r w:rsidR="001335AC">
        <w:rPr>
          <w:rFonts w:ascii="Arial" w:eastAsia="Arial" w:hAnsi="Arial" w:cs="Arial"/>
          <w:sz w:val="22"/>
          <w:szCs w:val="22"/>
        </w:rPr>
        <w:t xml:space="preserve">scikit-learn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{"citationID":"wXuftFCK","properties":{"formattedCitation":"(31)","plainCitation":"(31)","noteIndex":0},"citationItems":[{"id":"7GnAdnRm/UVTQemss","uris":["http://zotero.org/users/4937421/items/CS6336TE"],"itemData":{"id":2349,"type":"article-journal","abstract":"Scikit-learn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http://scikit-learn.sourceforge.net.","container-title":"The Journal of Machine Learning Research","ISSN":"1532-4435","issue":"null","journalAbbreviation":"J. Mach. Learn. Res.","page":"2825–2830","source":"ACM Digital Library","title":"Scikit-learn: Machine Learning in Python","title-short":"Scikit-learn","volume":"12","author":[{"family":"Pedregosa","given":"Fabian"},{"family":"Varoquaux","given":"Gaël"},{"family":"Gramfort","given":"Alexandre"},{"family":"Michel","given":"Vincent"},{"family":"Thirion","given":"Bertrand"},{"family":"Grisel","given":"Olivier"},{"family":"Blondel","given":"Mathieu"},{"family":"Prettenhofer","given":"Peter"},{"family":"Weiss","given":"Ron"},{"family":"Dubourg","given":"Vincent"},{"family":"Vanderplas","given":"Jake"},{"family":"Passos","given":"Alexandre"},{"family":"Cournapeau","given":"David"},{"family":"Brucher","given":"Matthieu"},{"family":"Perrot","given":"Matthieu"},{"family":"Duchesnay","given":"Édouard"}],"issued":{"date-parts":[["2011",11,1]]}}}],"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(31)</w:t>
      </w:r>
      <w:r w:rsidR="001335AC">
        <w:rPr>
          <w:rFonts w:ascii="Arial" w:eastAsia="Arial" w:hAnsi="Arial" w:cs="Arial"/>
          <w:sz w:val="22"/>
          <w:szCs w:val="22"/>
        </w:rPr>
        <w:fldChar w:fldCharType="end"/>
      </w:r>
      <w:r w:rsidR="001335AC">
        <w:rPr>
          <w:rFonts w:ascii="Arial" w:eastAsia="Arial" w:hAnsi="Arial" w:cs="Arial"/>
          <w:sz w:val="22"/>
          <w:szCs w:val="22"/>
        </w:rPr>
        <w:t xml:space="preserve">, matplotlib </w:t>
      </w:r>
      <w:r w:rsidR="001335AC">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{"citationID":"XV9XNmAb","properties":{"formattedCitation":"(32)","plainCitation":"(32)","noteIndex":0},"citationItems":[{"id":"7GnAdnRm/BKvxLX4r","uris":["http://zotero.org/users/4937421/items/UC59B8U3"],"itemData":{"id":2353,"type":"article-journal","abstract":"Matplotlib is a 2D graphics package used for Python for application development, interactive scripting,and publication-quality image generation across user interfaces and operating systems","container-title":"Computing in Science &amp; Engineering","DOI":"10.1109/MCSE.2007.55","ISSN":"1558-366X","issue":"3","note":"event-title: Computing in Science &amp; Engineering","page":"90-95","source":"IEEE Xplore","title":"Matplotlib: A 2D Graphics Environment","title-short":"Matplotlib","volume":"9","author":[{"family":"Hunter","given":"John D."}],"issued":{"date-parts":[["2007",5]]}}}],"schema":"https://github.com/citation-style-language/schema/raw/master/csl-citation.json"} </w:instrText>
      </w:r>
      <w:r w:rsidR="001335AC">
        <w:rPr>
          <w:rFonts w:ascii="Arial" w:eastAsia="Arial" w:hAnsi="Arial" w:cs="Arial"/>
          <w:sz w:val="22"/>
          <w:szCs w:val="22"/>
        </w:rPr>
        <w:fldChar w:fldCharType="separate"/>
      </w:r>
      <w:r w:rsidR="001335AC">
        <w:rPr>
          <w:rFonts w:ascii="Arial" w:eastAsia="Arial" w:hAnsi="Arial" w:cs="Arial"/>
          <w:noProof/>
          <w:sz w:val="22"/>
          <w:szCs w:val="22"/>
        </w:rPr>
        <w:t>(32)</w:t>
      </w:r>
      <w:r w:rsidR="001335AC">
        <w:rPr>
          <w:rFonts w:ascii="Arial" w:eastAsia="Arial" w:hAnsi="Arial" w:cs="Arial"/>
          <w:sz w:val="22"/>
          <w:szCs w:val="22"/>
        </w:rPr>
        <w:fldChar w:fldCharType="end"/>
      </w:r>
      <w:sdt>
        <w:sdtPr>
          <w:rPr>
            <w:rFonts w:ascii="Arial" w:hAnsi="Arial" w:cs="Arial"/>
            <w:sz w:val="22"/>
            <w:szCs w:val="22"/>
          </w:rPr>
          <w:tag w:val="goog_rdk_0"/>
          <w:id w:val="-1937896589"/>
        </w:sdtPr>
        <w:sdtContent>
          <w:r w:rsidR="00533B81" w:rsidRPr="00533B81">
            <w:rPr>
              <w:rFonts w:ascii="Arial" w:hAnsi="Arial" w:cs="Arial"/>
              <w:sz w:val="22"/>
              <w:szCs w:val="22"/>
            </w:rPr>
            <w:t>. R</w:t>
          </w:r>
        </w:sdtContent>
      </w:sdt>
      <w:r w:rsidRPr="00533B81">
        <w:rPr>
          <w:rFonts w:ascii="Arial" w:eastAsia="Arial" w:hAnsi="Arial" w:cs="Arial"/>
          <w:sz w:val="22"/>
          <w:szCs w:val="22"/>
        </w:rPr>
        <w:t>elative qPCR and</w:t>
      </w:r>
      <w:r>
        <w:rPr>
          <w:rFonts w:ascii="Arial" w:eastAsia="Arial" w:hAnsi="Arial" w:cs="Arial"/>
          <w:sz w:val="22"/>
          <w:szCs w:val="22"/>
        </w:rPr>
        <w:t xml:space="preserve"> ATP data were log-transformed prior to univariate statistical analysis. Stude</w:t>
      </w:r>
      <w:r w:rsidR="00533B81">
        <w:rPr>
          <w:rFonts w:ascii="Arial" w:eastAsia="Arial" w:hAnsi="Arial" w:cs="Arial"/>
          <w:sz w:val="22"/>
          <w:szCs w:val="22"/>
        </w:rPr>
        <w:t>n</w:t>
      </w:r>
      <w:r>
        <w:rPr>
          <w:rFonts w:ascii="Arial" w:eastAsia="Arial" w:hAnsi="Arial" w:cs="Arial"/>
          <w:sz w:val="22"/>
          <w:szCs w:val="22"/>
        </w:rPr>
        <w:t xml:space="preserve">t’s t-test (11 and 18DIV qPCR data) or one-way ANOVA with Tukey’s post-hoc multiple comparison test (21DIV qPCR and ATP data), with α = 0.05, was used to determine differences between experimental groups. The untransformed relative data are graphed as mean ± standard deviation (SD) on a log scale to properly visualize the magnitude of changes in both directions. Thyroid hormone concentrations were compared using a two-way </w:t>
      </w:r>
      <w:r>
        <w:rPr>
          <w:rFonts w:ascii="Arial" w:eastAsia="Arial" w:hAnsi="Arial" w:cs="Arial"/>
          <w:sz w:val="22"/>
          <w:szCs w:val="22"/>
        </w:rPr>
        <w:lastRenderedPageBreak/>
        <w:t>ANOVA with DIV and experimental group as between group comparisons; post-hoc tests were not required for this analysis. T3 concentrations (ng/mL) are graphed as mean ± standard deviation (SD).</w:t>
      </w:r>
    </w:p>
    <w:p w14:paraId="0000002C"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Principal Component Analysis (PCA) was used to reduce the dimensionality of mRNA relationships. Relative qPCR data was log-transformed and missing values were imputed with the median using a multi-variate between experimental treatment group method using pandas and </w:t>
      </w:r>
      <w:proofErr w:type="spellStart"/>
      <w:r>
        <w:rPr>
          <w:rFonts w:ascii="Arial" w:eastAsia="Arial" w:hAnsi="Arial" w:cs="Arial"/>
          <w:sz w:val="22"/>
          <w:szCs w:val="22"/>
        </w:rPr>
        <w:t>numpy</w:t>
      </w:r>
      <w:proofErr w:type="spellEnd"/>
      <w:r>
        <w:rPr>
          <w:rFonts w:ascii="Arial" w:eastAsia="Arial" w:hAnsi="Arial" w:cs="Arial"/>
          <w:sz w:val="22"/>
          <w:szCs w:val="22"/>
        </w:rPr>
        <w:t xml:space="preserve">. PCA was performed using scikit-learn for the maximum number of components and a loadings table and scree plot were generated for all principal components with seaborn. Bi-plots showing the first two Principal Components and loading values for each gene were generated with seaborn; notation of experimental groups on bi-plots were done post-test and did not influence dimensionality reduction. </w:t>
      </w:r>
    </w:p>
    <w:p w14:paraId="0000002D" w14:textId="77777777" w:rsidR="0055453B" w:rsidRDefault="0055453B">
      <w:pPr>
        <w:spacing w:line="480" w:lineRule="auto"/>
        <w:jc w:val="both"/>
        <w:rPr>
          <w:rFonts w:ascii="Arial" w:eastAsia="Arial" w:hAnsi="Arial" w:cs="Arial"/>
          <w:sz w:val="22"/>
          <w:szCs w:val="22"/>
        </w:rPr>
      </w:pPr>
    </w:p>
    <w:p w14:paraId="0000002E"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Results</w:t>
      </w:r>
    </w:p>
    <w:p w14:paraId="0000002F" w14:textId="10E96A33"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Iron sufficient (</w:t>
      </w:r>
      <w:proofErr w:type="spellStart"/>
      <w:r>
        <w:rPr>
          <w:rFonts w:ascii="Arial" w:eastAsia="Arial" w:hAnsi="Arial" w:cs="Arial"/>
          <w:sz w:val="22"/>
          <w:szCs w:val="22"/>
        </w:rPr>
        <w:t>FeS</w:t>
      </w:r>
      <w:proofErr w:type="spellEnd"/>
      <w:r>
        <w:rPr>
          <w:rFonts w:ascii="Arial" w:eastAsia="Arial" w:hAnsi="Arial" w:cs="Arial"/>
          <w:sz w:val="22"/>
          <w:szCs w:val="22"/>
        </w:rPr>
        <w:t>) primary hippocampal neuronal cultures were compared to iron deficient (</w:t>
      </w:r>
      <w:proofErr w:type="spellStart"/>
      <w:r>
        <w:rPr>
          <w:rFonts w:ascii="Arial" w:eastAsia="Arial" w:hAnsi="Arial" w:cs="Arial"/>
          <w:sz w:val="22"/>
          <w:szCs w:val="22"/>
        </w:rPr>
        <w:t>FeD</w:t>
      </w:r>
      <w:proofErr w:type="spellEnd"/>
      <w:r>
        <w:rPr>
          <w:rFonts w:ascii="Arial" w:eastAsia="Arial" w:hAnsi="Arial" w:cs="Arial"/>
          <w:sz w:val="22"/>
          <w:szCs w:val="22"/>
        </w:rPr>
        <w:t xml:space="preserve">) primary neuronal cultures; functional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neuronal cultures was accomplished by treating cells at 3DIV with the iron chelator deferoxamine (DFO) (Figure 1A). Cellular iron status was determined by comparing expression of </w:t>
      </w:r>
      <w:r>
        <w:rPr>
          <w:rFonts w:ascii="Arial" w:eastAsia="Arial" w:hAnsi="Arial" w:cs="Arial"/>
          <w:i/>
          <w:sz w:val="22"/>
          <w:szCs w:val="22"/>
        </w:rPr>
        <w:t>Tfr1</w:t>
      </w:r>
      <w:r>
        <w:rPr>
          <w:rFonts w:ascii="Arial" w:eastAsia="Arial" w:hAnsi="Arial" w:cs="Arial"/>
          <w:sz w:val="22"/>
          <w:szCs w:val="22"/>
        </w:rPr>
        <w:t xml:space="preserve">, which codes for the predominant cell surface protein for neuronal iron uptake,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r w:rsidR="001335AC" w:rsidRPr="0033230E">
        <w:rPr>
          <w:rFonts w:ascii="Arial" w:hAnsi="Arial" w:cs="Arial"/>
          <w:sz w:val="22"/>
          <w:szCs w:val="22"/>
        </w:rPr>
        <w:fldChar w:fldCharType="begin"/>
      </w:r>
      <w:r w:rsidR="00986508">
        <w:rPr>
          <w:rFonts w:ascii="Arial" w:hAnsi="Arial" w:cs="Arial"/>
          <w:sz w:val="22"/>
          <w:szCs w:val="22"/>
        </w:rPr>
        <w:instrText xml:space="preserve"> ADDIN ZOTERO_ITEM CSL_CITATION {"citationID":"8DQ1sYeu","properties":{"formattedCitation":"(33)","plainCitation":"(33)","noteIndex":0},"citationItems":[{"id":"7GnAdnRm/IIR53v0j","uris":["http://zotero.org/users/4937421/items/AHP82D4M"],"itemData":{"id":227,"type":"article-journal","abstract":"Disruptions in iron homeostasis from both iron deficiency and overload account for some of the most common human diseases. Iron metabolism is balanced by two regulatory systems, one that functions systemically and relies on the hormone hepcidin and the iron exporter ferroportin, and another that predominantly controls cellular iron metabolism through iron-regulatory proteins that bind iron-responsive elements in regulated messenger RNAs. We describe how the two distinct systems function and how they \"tango\" together in a coordinated manner. We also highlight some of the current questions in mammalian iron metabolism and discuss therapeutic opportunities arising from a better understanding of the underlying biological principles.","container-title":"Cell","DOI":"S0092-8674(10)00718-X [pii] 10.1016/j.cell.2010.06.028","ISSN":"1097-4172 (Electronic) 0092-8674 (Linking)","language":"eng","page":"24-38","title":"Two to tango: regulation of Mammalian iron metabolism","volume":"142","author":[{"family":"Hentze","given":"M. W."},{"family":"Muckenthaler","given":"M. U."},{"family":"Galy","given":"B."},{"family":"Camaschella","given":"C."}],"issued":{"date-parts":[["2010",7,9]]}}}],"schema":"https://github.com/citation-style-language/schema/raw/master/csl-citation.json"} </w:instrText>
      </w:r>
      <w:r w:rsidR="001335AC" w:rsidRPr="0033230E">
        <w:rPr>
          <w:rFonts w:ascii="Arial" w:hAnsi="Arial" w:cs="Arial"/>
          <w:sz w:val="22"/>
          <w:szCs w:val="22"/>
        </w:rPr>
        <w:fldChar w:fldCharType="separate"/>
      </w:r>
      <w:r w:rsidR="001335AC">
        <w:rPr>
          <w:rFonts w:ascii="Arial" w:hAnsi="Arial" w:cs="Arial"/>
          <w:sz w:val="22"/>
        </w:rPr>
        <w:t>(33)</w:t>
      </w:r>
      <w:r w:rsidR="001335AC" w:rsidRPr="0033230E">
        <w:rPr>
          <w:rFonts w:ascii="Arial" w:hAnsi="Arial" w:cs="Arial"/>
          <w:sz w:val="22"/>
          <w:szCs w:val="22"/>
        </w:rPr>
        <w:fldChar w:fldCharType="end"/>
      </w:r>
      <w:r>
        <w:rPr>
          <w:rFonts w:ascii="Arial" w:eastAsia="Arial" w:hAnsi="Arial" w:cs="Arial"/>
          <w:sz w:val="22"/>
          <w:szCs w:val="22"/>
        </w:rPr>
        <w:t xml:space="preserve">. </w:t>
      </w:r>
      <w:r>
        <w:rPr>
          <w:rFonts w:ascii="Arial" w:eastAsia="Arial" w:hAnsi="Arial" w:cs="Arial"/>
          <w:i/>
          <w:sz w:val="22"/>
          <w:szCs w:val="22"/>
        </w:rPr>
        <w:t>Tfr1</w:t>
      </w:r>
      <w:r>
        <w:rPr>
          <w:rFonts w:ascii="Arial" w:eastAsia="Arial" w:hAnsi="Arial" w:cs="Arial"/>
          <w:sz w:val="22"/>
          <w:szCs w:val="22"/>
        </w:rPr>
        <w:t xml:space="preserve"> mRNA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at 11, 18, and 21DIV (Figure 1B), confirming a functionally iron deficient neuronal state. Extracellular T3 and T4 levels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across 11, 18, and 21DIV. Extracellular T4 concentration was below the detection limit, as expected since the culture medium does not contain T4.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xml:space="preserve">= .013), but there was no significant interaction with DIV, suggesting that iron deficiency changes T3 handling </w:t>
      </w:r>
      <w:r>
        <w:rPr>
          <w:rFonts w:ascii="Arial" w:eastAsia="Arial" w:hAnsi="Arial" w:cs="Arial"/>
          <w:i/>
          <w:sz w:val="22"/>
          <w:szCs w:val="22"/>
        </w:rPr>
        <w:t xml:space="preserve">in vitro </w:t>
      </w:r>
      <w:r>
        <w:rPr>
          <w:rFonts w:ascii="Arial" w:eastAsia="Arial" w:hAnsi="Arial" w:cs="Arial"/>
          <w:sz w:val="22"/>
          <w:szCs w:val="22"/>
        </w:rPr>
        <w:t xml:space="preserve">(Figure 1C). </w:t>
      </w:r>
    </w:p>
    <w:p w14:paraId="00000030"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To investigate if functional iron deficiency in neuronal cultures induces changes in thyroid hormone-regulated gene expression, mRNA levels for genes involved in thyroid hormone homeostasis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proofErr w:type="spellStart"/>
      <w:r>
        <w:rPr>
          <w:rFonts w:ascii="Arial" w:eastAsia="Arial" w:hAnsi="Arial" w:cs="Arial"/>
          <w:i/>
          <w:sz w:val="22"/>
          <w:szCs w:val="22"/>
        </w:rPr>
        <w:t>Hr</w:t>
      </w:r>
      <w:proofErr w:type="spellEnd"/>
      <w:r>
        <w:rPr>
          <w:rFonts w:ascii="Arial" w:eastAsia="Arial" w:hAnsi="Arial" w:cs="Arial"/>
          <w:sz w:val="22"/>
          <w:szCs w:val="22"/>
        </w:rPr>
        <w:t>) and neurodevelopment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Klf9</w:t>
      </w:r>
      <w:r>
        <w:rPr>
          <w:rFonts w:ascii="Arial" w:eastAsia="Arial" w:hAnsi="Arial" w:cs="Arial"/>
          <w:sz w:val="22"/>
          <w:szCs w:val="22"/>
        </w:rPr>
        <w:t xml:space="preserve">) were compared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11DIV,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have disrupted thyroid hormone related gene expression as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(indication of dysregulated thyroid hormone transcriptional control) and </w:t>
      </w:r>
      <w:proofErr w:type="spellStart"/>
      <w:r>
        <w:rPr>
          <w:rFonts w:ascii="Arial" w:eastAsia="Arial" w:hAnsi="Arial" w:cs="Arial"/>
          <w:i/>
          <w:sz w:val="22"/>
          <w:szCs w:val="22"/>
        </w:rPr>
        <w:t>Crym</w:t>
      </w:r>
      <w:proofErr w:type="spellEnd"/>
      <w:r>
        <w:rPr>
          <w:rFonts w:ascii="Arial" w:eastAsia="Arial" w:hAnsi="Arial" w:cs="Arial"/>
          <w:sz w:val="22"/>
          <w:szCs w:val="22"/>
        </w:rPr>
        <w:t xml:space="preserve"> levels were significantly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2A). Furthermore, early neuronal differentiation and maturation genes </w:t>
      </w:r>
      <w:r>
        <w:rPr>
          <w:rFonts w:ascii="Arial" w:eastAsia="Arial" w:hAnsi="Arial" w:cs="Arial"/>
          <w:i/>
          <w:sz w:val="22"/>
          <w:szCs w:val="22"/>
        </w:rPr>
        <w:t xml:space="preserve">Klf9,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Nrgn</w:t>
      </w:r>
      <w:proofErr w:type="spellEnd"/>
      <w:r>
        <w:rPr>
          <w:rFonts w:ascii="Arial" w:eastAsia="Arial" w:hAnsi="Arial" w:cs="Arial"/>
          <w:sz w:val="22"/>
          <w:szCs w:val="22"/>
        </w:rPr>
        <w:t xml:space="preserve"> are significantly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2B). </w:t>
      </w:r>
    </w:p>
    <w:p w14:paraId="00000031"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thyroid hormone homeostasis was further disrupted by iron deficiency compared to 11DIV.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 xml:space="preserve">expression was now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suggesting a switch in thyroid hormone transcriptional control (Figure 3A).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remained lower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w:t>
      </w:r>
      <w:r>
        <w:rPr>
          <w:rFonts w:ascii="Arial" w:eastAsia="Arial" w:hAnsi="Arial" w:cs="Arial"/>
          <w:i/>
          <w:sz w:val="22"/>
          <w:szCs w:val="22"/>
        </w:rPr>
        <w:t xml:space="preserve">Slco1c1, Slc16a12, </w:t>
      </w:r>
      <w:r>
        <w:rPr>
          <w:rFonts w:ascii="Arial" w:eastAsia="Arial" w:hAnsi="Arial" w:cs="Arial"/>
          <w:sz w:val="22"/>
          <w:szCs w:val="22"/>
        </w:rPr>
        <w:t xml:space="preserve">and </w:t>
      </w:r>
      <w:r>
        <w:rPr>
          <w:rFonts w:ascii="Arial" w:eastAsia="Arial" w:hAnsi="Arial" w:cs="Arial"/>
          <w:i/>
          <w:sz w:val="22"/>
          <w:szCs w:val="22"/>
        </w:rPr>
        <w:t>Dio2</w:t>
      </w:r>
      <w:r>
        <w:rPr>
          <w:rFonts w:ascii="Arial" w:eastAsia="Arial" w:hAnsi="Arial" w:cs="Arial"/>
          <w:sz w:val="22"/>
          <w:szCs w:val="22"/>
        </w:rPr>
        <w:t xml:space="preserve"> expression was significantly increased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at 18DIV (Figure 3A). Additionally, </w:t>
      </w:r>
      <w:proofErr w:type="spellStart"/>
      <w:proofErr w:type="gramStart"/>
      <w:r>
        <w:rPr>
          <w:rFonts w:ascii="Arial" w:eastAsia="Arial" w:hAnsi="Arial" w:cs="Arial"/>
          <w:sz w:val="22"/>
          <w:szCs w:val="22"/>
        </w:rPr>
        <w:t>FeD</w:t>
      </w:r>
      <w:proofErr w:type="spellEnd"/>
      <w:proofErr w:type="gramEnd"/>
      <w:r>
        <w:rPr>
          <w:rFonts w:ascii="Arial" w:eastAsia="Arial" w:hAnsi="Arial" w:cs="Arial"/>
          <w:sz w:val="22"/>
          <w:szCs w:val="22"/>
        </w:rPr>
        <w:t xml:space="preserve"> cultures normalized expression of the neuronal </w:t>
      </w:r>
      <w:r>
        <w:rPr>
          <w:rFonts w:ascii="Arial" w:eastAsia="Arial" w:hAnsi="Arial" w:cs="Arial"/>
          <w:sz w:val="22"/>
          <w:szCs w:val="22"/>
        </w:rPr>
        <w:lastRenderedPageBreak/>
        <w:t xml:space="preserve">differentiation gene </w:t>
      </w:r>
      <w:r>
        <w:rPr>
          <w:rFonts w:ascii="Arial" w:eastAsia="Arial" w:hAnsi="Arial" w:cs="Arial"/>
          <w:i/>
          <w:sz w:val="22"/>
          <w:szCs w:val="22"/>
        </w:rPr>
        <w:t>Klf9</w:t>
      </w:r>
      <w:r>
        <w:rPr>
          <w:rFonts w:ascii="Arial" w:eastAsia="Arial" w:hAnsi="Arial" w:cs="Arial"/>
          <w:sz w:val="22"/>
          <w:szCs w:val="22"/>
        </w:rPr>
        <w:t xml:space="preserve"> but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remained decreased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(Figure 3B), indicative of the more mature status of the older, cultured neurons. </w:t>
      </w:r>
    </w:p>
    <w:p w14:paraId="00000032"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While changes to gene expression can be observed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with univariate data analysis, the variation in severity of functional iron deficiency–as indicated by the up to two-fold difference in </w:t>
      </w:r>
      <w:r>
        <w:rPr>
          <w:rFonts w:ascii="Arial" w:eastAsia="Arial" w:hAnsi="Arial" w:cs="Arial"/>
          <w:i/>
          <w:sz w:val="22"/>
          <w:szCs w:val="22"/>
        </w:rPr>
        <w:t>Tfr1</w:t>
      </w:r>
      <w:r>
        <w:rPr>
          <w:rFonts w:ascii="Arial" w:eastAsia="Arial" w:hAnsi="Arial" w:cs="Arial"/>
          <w:sz w:val="22"/>
          <w:szCs w:val="22"/>
        </w:rPr>
        <w:t xml:space="preserve"> expression level between individual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at 18DIV and the 1.5 to 3-fold increase in </w:t>
      </w:r>
      <w:r>
        <w:rPr>
          <w:rFonts w:ascii="Arial" w:eastAsia="Arial" w:hAnsi="Arial" w:cs="Arial"/>
          <w:i/>
          <w:sz w:val="22"/>
          <w:szCs w:val="22"/>
        </w:rPr>
        <w:t>Tfr1</w:t>
      </w:r>
      <w:r>
        <w:rPr>
          <w:rFonts w:ascii="Arial" w:eastAsia="Arial" w:hAnsi="Arial" w:cs="Arial"/>
          <w:sz w:val="22"/>
          <w:szCs w:val="22"/>
        </w:rPr>
        <w:t xml:space="preserve"> expression of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1B)–cannot be compared to the pattern of thyroid hormone response genes. If the severity of iron deficiency predicts the degree of functional hypothyroidism, then a multivariate analysis would reveal patterns in gene expression whereby increasing levels of </w:t>
      </w:r>
      <w:r>
        <w:rPr>
          <w:rFonts w:ascii="Arial" w:eastAsia="Arial" w:hAnsi="Arial" w:cs="Arial"/>
          <w:i/>
          <w:sz w:val="22"/>
          <w:szCs w:val="22"/>
        </w:rPr>
        <w:t>Tfr1</w:t>
      </w:r>
      <w:r>
        <w:rPr>
          <w:rFonts w:ascii="Arial" w:eastAsia="Arial" w:hAnsi="Arial" w:cs="Arial"/>
          <w:sz w:val="22"/>
          <w:szCs w:val="22"/>
        </w:rPr>
        <w:t xml:space="preserve"> would correlate with further increasing thyroid hormone response genes, for which Principal Component Analysis was used to reduce dimensionality and reveal multivariate patterns in gene expression. </w:t>
      </w:r>
    </w:p>
    <w:p w14:paraId="00000033" w14:textId="77777777"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At 18DIV, the largest contributing variable to the first Principal Component (PC1), which predicts 64% of overall gene expression variability, is the iron status indicator </w:t>
      </w:r>
      <w:r>
        <w:rPr>
          <w:rFonts w:ascii="Arial" w:eastAsia="Arial" w:hAnsi="Arial" w:cs="Arial"/>
          <w:i/>
          <w:sz w:val="22"/>
          <w:szCs w:val="22"/>
        </w:rPr>
        <w:t xml:space="preserve">Tfr1 </w:t>
      </w:r>
      <w:r>
        <w:rPr>
          <w:rFonts w:ascii="Arial" w:eastAsia="Arial" w:hAnsi="Arial" w:cs="Arial"/>
          <w:sz w:val="22"/>
          <w:szCs w:val="22"/>
        </w:rPr>
        <w:t>(Figure 3C, S1B). Thyroid hormone homeostatic genes–</w:t>
      </w:r>
      <w:r>
        <w:rPr>
          <w:rFonts w:ascii="Arial" w:eastAsia="Arial" w:hAnsi="Arial" w:cs="Arial"/>
          <w:i/>
          <w:sz w:val="22"/>
          <w:szCs w:val="22"/>
        </w:rPr>
        <w:t xml:space="preserve">Slc16a2, Slco1c1, Dio2, </w:t>
      </w:r>
      <w:proofErr w:type="spellStart"/>
      <w:r>
        <w:rPr>
          <w:rFonts w:ascii="Arial" w:eastAsia="Arial" w:hAnsi="Arial" w:cs="Arial"/>
          <w:i/>
          <w:sz w:val="22"/>
          <w:szCs w:val="22"/>
        </w:rPr>
        <w:t>Hr</w:t>
      </w:r>
      <w:proofErr w:type="spellEnd"/>
      <w:r>
        <w:rPr>
          <w:rFonts w:ascii="Arial" w:eastAsia="Arial" w:hAnsi="Arial" w:cs="Arial"/>
          <w:sz w:val="22"/>
          <w:szCs w:val="22"/>
        </w:rPr>
        <w:t xml:space="preserve">–positively correlated with </w:t>
      </w:r>
      <w:r>
        <w:rPr>
          <w:rFonts w:ascii="Arial" w:eastAsia="Arial" w:hAnsi="Arial" w:cs="Arial"/>
          <w:i/>
          <w:sz w:val="22"/>
          <w:szCs w:val="22"/>
        </w:rPr>
        <w:t>Tfr1</w:t>
      </w:r>
      <w:r>
        <w:rPr>
          <w:rFonts w:ascii="Arial" w:eastAsia="Arial" w:hAnsi="Arial" w:cs="Arial"/>
          <w:sz w:val="22"/>
          <w:szCs w:val="22"/>
        </w:rPr>
        <w:t xml:space="preserve"> expression except for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which strongly and negatively correlated with </w:t>
      </w:r>
      <w:r>
        <w:rPr>
          <w:rFonts w:ascii="Arial" w:eastAsia="Arial" w:hAnsi="Arial" w:cs="Arial"/>
          <w:i/>
          <w:sz w:val="22"/>
          <w:szCs w:val="22"/>
        </w:rPr>
        <w:t>Tfr1</w:t>
      </w:r>
      <w:r>
        <w:rPr>
          <w:rFonts w:ascii="Arial" w:eastAsia="Arial" w:hAnsi="Arial" w:cs="Arial"/>
          <w:sz w:val="22"/>
          <w:szCs w:val="22"/>
        </w:rPr>
        <w:t xml:space="preserve"> expression. Overlaying treatment groups onto the PCA </w:t>
      </w:r>
      <w:proofErr w:type="gramStart"/>
      <w:r>
        <w:rPr>
          <w:rFonts w:ascii="Arial" w:eastAsia="Arial" w:hAnsi="Arial" w:cs="Arial"/>
          <w:sz w:val="22"/>
          <w:szCs w:val="22"/>
        </w:rPr>
        <w:t>bi-plot</w:t>
      </w:r>
      <w:proofErr w:type="gramEnd"/>
      <w:r>
        <w:rPr>
          <w:rFonts w:ascii="Arial" w:eastAsia="Arial" w:hAnsi="Arial" w:cs="Arial"/>
          <w:sz w:val="22"/>
          <w:szCs w:val="22"/>
        </w:rPr>
        <w:t xml:space="preserve"> (Figure 3C) shows that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cluster closely together, but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are spread out along both PC1 and PC2. This spread 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the bi-plot indicates that there is underlying variability in the correlated expression profile, of which neuronal maturation genes–</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–correlate more strongly with </w:t>
      </w:r>
      <w:r>
        <w:rPr>
          <w:rFonts w:ascii="Arial" w:eastAsia="Arial" w:hAnsi="Arial" w:cs="Arial"/>
          <w:i/>
          <w:sz w:val="22"/>
          <w:szCs w:val="22"/>
        </w:rPr>
        <w:t>Tfr1</w:t>
      </w:r>
      <w:r>
        <w:rPr>
          <w:rFonts w:ascii="Arial" w:eastAsia="Arial" w:hAnsi="Arial" w:cs="Arial"/>
          <w:sz w:val="22"/>
          <w:szCs w:val="22"/>
        </w:rPr>
        <w:t xml:space="preserve"> expression in PC2 (predicting 18% of the overall variability). Due to the relatively small contribution of PC2 to overall variability, this difference within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should be considered sparingly. Overall, multivariate analysis suggests that thyroid hormone homeostatic genes are strong predictors of iron treatment, suggesting cellular sensing of a functionally altered thyroid hormone state of iron-deficient neurons. </w:t>
      </w:r>
    </w:p>
    <w:p w14:paraId="00000034" w14:textId="2497CD28"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In comparison at 11DIV, the first two PCs do not contribute as much predictive strength to the overall gene expression pattern, together only accounting for around 70% of the variability </w:t>
      </w:r>
      <w:r>
        <w:rPr>
          <w:rFonts w:ascii="Arial" w:eastAsia="Arial" w:hAnsi="Arial" w:cs="Arial"/>
          <w:sz w:val="22"/>
          <w:szCs w:val="22"/>
        </w:rPr>
        <w:lastRenderedPageBreak/>
        <w:t>(Figure 2C,</w:t>
      </w:r>
      <w:ins w:id="29" w:author="Thomas W Bastian" w:date="2023-07-14T15:15:00Z">
        <w:r w:rsidR="00922423">
          <w:rPr>
            <w:rFonts w:ascii="Arial" w:eastAsia="Arial" w:hAnsi="Arial" w:cs="Arial"/>
            <w:sz w:val="22"/>
            <w:szCs w:val="22"/>
          </w:rPr>
          <w:t xml:space="preserve"> </w:t>
        </w:r>
      </w:ins>
      <w:r>
        <w:rPr>
          <w:rFonts w:ascii="Arial" w:eastAsia="Arial" w:hAnsi="Arial" w:cs="Arial"/>
          <w:sz w:val="22"/>
          <w:szCs w:val="22"/>
        </w:rPr>
        <w:t xml:space="preserve">S1A). At this stage, </w:t>
      </w:r>
      <w:r>
        <w:rPr>
          <w:rFonts w:ascii="Arial" w:eastAsia="Arial" w:hAnsi="Arial" w:cs="Arial"/>
          <w:i/>
          <w:sz w:val="22"/>
          <w:szCs w:val="22"/>
        </w:rPr>
        <w:t>Tfr1</w:t>
      </w:r>
      <w:r>
        <w:rPr>
          <w:rFonts w:ascii="Arial" w:eastAsia="Arial" w:hAnsi="Arial" w:cs="Arial"/>
          <w:sz w:val="22"/>
          <w:szCs w:val="22"/>
        </w:rPr>
        <w:t xml:space="preserve"> does predict underlying iron status as would be expected</w:t>
      </w:r>
      <w:ins w:id="30" w:author="Thomas W Bastian" w:date="2023-07-14T15:14:00Z">
        <w:r w:rsidR="001335AC">
          <w:rPr>
            <w:rFonts w:ascii="Arial" w:eastAsia="Arial" w:hAnsi="Arial" w:cs="Arial"/>
            <w:sz w:val="22"/>
            <w:szCs w:val="22"/>
          </w:rPr>
          <w:t>.</w:t>
        </w:r>
      </w:ins>
      <w:r>
        <w:rPr>
          <w:rFonts w:ascii="Arial" w:eastAsia="Arial" w:hAnsi="Arial" w:cs="Arial"/>
          <w:sz w:val="22"/>
          <w:szCs w:val="22"/>
        </w:rPr>
        <w:t xml:space="preserve"> </w:t>
      </w:r>
      <w:del w:id="31" w:author="Thomas W Bastian" w:date="2023-07-14T15:14:00Z">
        <w:r w:rsidDel="001335AC">
          <w:rPr>
            <w:rFonts w:ascii="Arial" w:eastAsia="Arial" w:hAnsi="Arial" w:cs="Arial"/>
            <w:sz w:val="22"/>
            <w:szCs w:val="22"/>
          </w:rPr>
          <w:delText xml:space="preserve">but </w:delText>
        </w:r>
      </w:del>
      <w:ins w:id="32" w:author="Thomas W Bastian" w:date="2023-07-14T15:14:00Z">
        <w:r w:rsidR="001335AC">
          <w:rPr>
            <w:rFonts w:ascii="Arial" w:eastAsia="Arial" w:hAnsi="Arial" w:cs="Arial"/>
            <w:sz w:val="22"/>
            <w:szCs w:val="22"/>
          </w:rPr>
          <w:t xml:space="preserve">However, </w:t>
        </w:r>
      </w:ins>
      <w:ins w:id="33" w:author="Thomas W Bastian" w:date="2023-07-14T15:15:00Z">
        <w:r w:rsidR="00922423">
          <w:rPr>
            <w:rFonts w:ascii="Arial" w:eastAsia="Arial" w:hAnsi="Arial" w:cs="Arial"/>
            <w:sz w:val="22"/>
            <w:szCs w:val="22"/>
          </w:rPr>
          <w:t xml:space="preserve">compared to at 18DIV, </w:t>
        </w:r>
      </w:ins>
      <w:r>
        <w:rPr>
          <w:rFonts w:ascii="Arial" w:eastAsia="Arial" w:hAnsi="Arial" w:cs="Arial"/>
          <w:sz w:val="22"/>
          <w:szCs w:val="22"/>
        </w:rPr>
        <w:t>thyroid hormone homeostatic genes are not as correlated in PC1 (predicting 43%), but are instead correlated in PC2 (predicting 27%). PC1 is primarily affected by thyroid hormone-sensitive neuronal maturation genes–</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Hr</w:t>
      </w:r>
      <w:proofErr w:type="spellEnd"/>
      <w:r>
        <w:rPr>
          <w:rFonts w:ascii="Arial" w:eastAsia="Arial" w:hAnsi="Arial" w:cs="Arial"/>
          <w:sz w:val="22"/>
          <w:szCs w:val="22"/>
        </w:rPr>
        <w:t xml:space="preserve">–suggesting that at earlier stages, iron deficiency and any associated thyroid hormone response alters neuronal development gene expression programs. </w:t>
      </w:r>
    </w:p>
    <w:p w14:paraId="00000035"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 xml:space="preserve">To determine whether the altered thyroid hormone response in developing iron deficient neurons can be restored to normal, some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were repleted with iron by removing the iron chelator DFO between 14 and 2DIV (Figure 1A). These iron repleted cultures (</w:t>
      </w:r>
      <w:proofErr w:type="spellStart"/>
      <w:r>
        <w:rPr>
          <w:rFonts w:ascii="Arial" w:eastAsia="Arial" w:hAnsi="Arial" w:cs="Arial"/>
          <w:sz w:val="22"/>
          <w:szCs w:val="22"/>
        </w:rPr>
        <w:t>FeR</w:t>
      </w:r>
      <w:proofErr w:type="spellEnd"/>
      <w:r>
        <w:rPr>
          <w:rFonts w:ascii="Arial" w:eastAsia="Arial" w:hAnsi="Arial" w:cs="Arial"/>
          <w:sz w:val="22"/>
          <w:szCs w:val="22"/>
        </w:rPr>
        <w:t xml:space="preserve">) were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21DIV; </w:t>
      </w:r>
      <w:r>
        <w:rPr>
          <w:rFonts w:ascii="Arial" w:eastAsia="Arial" w:hAnsi="Arial" w:cs="Arial"/>
          <w:i/>
          <w:sz w:val="22"/>
          <w:szCs w:val="22"/>
        </w:rPr>
        <w:t>Tfr1</w:t>
      </w:r>
      <w:r>
        <w:rPr>
          <w:rFonts w:ascii="Arial" w:eastAsia="Arial" w:hAnsi="Arial" w:cs="Arial"/>
          <w:sz w:val="22"/>
          <w:szCs w:val="22"/>
        </w:rPr>
        <w:t xml:space="preserve"> mRNA levels were 46% lower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the </w:t>
      </w:r>
      <w:proofErr w:type="spellStart"/>
      <w:r>
        <w:rPr>
          <w:rFonts w:ascii="Arial" w:eastAsia="Arial" w:hAnsi="Arial" w:cs="Arial"/>
          <w:sz w:val="22"/>
          <w:szCs w:val="22"/>
        </w:rPr>
        <w:t>FeD</w:t>
      </w:r>
      <w:proofErr w:type="spellEnd"/>
      <w:r>
        <w:rPr>
          <w:rFonts w:ascii="Arial" w:eastAsia="Arial" w:hAnsi="Arial" w:cs="Arial"/>
          <w:sz w:val="22"/>
          <w:szCs w:val="22"/>
        </w:rPr>
        <w:t xml:space="preserve"> group and were not significantly different from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indicating successful restoration of neuronal iron levels (Figure 1B). However, neuronal ATP levels were only partially recovered after iron repletion and remained 18% lower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4A), indicating a persistent deficit in neuronal energy metabolism.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 Dio2</w:t>
      </w:r>
      <w:r>
        <w:rPr>
          <w:rFonts w:ascii="Arial" w:eastAsia="Arial" w:hAnsi="Arial" w:cs="Arial"/>
          <w:sz w:val="22"/>
          <w:szCs w:val="22"/>
        </w:rPr>
        <w:t xml:space="preserve">, and </w:t>
      </w:r>
      <w:r>
        <w:rPr>
          <w:rFonts w:ascii="Arial" w:eastAsia="Arial" w:hAnsi="Arial" w:cs="Arial"/>
          <w:i/>
          <w:sz w:val="22"/>
          <w:szCs w:val="22"/>
        </w:rPr>
        <w:t>Slc16a2</w:t>
      </w:r>
      <w:r>
        <w:rPr>
          <w:rFonts w:ascii="Arial" w:eastAsia="Arial" w:hAnsi="Arial" w:cs="Arial"/>
          <w:sz w:val="22"/>
          <w:szCs w:val="22"/>
        </w:rPr>
        <w:t xml:space="preserve"> mRNA levels remained significantly different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(Figure 4B), indicating long-term dysregulation of neuronal thyroid hormone homeostasis after recovery from developmental iron deficiency.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neuronal maturation genes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w:t>
      </w:r>
      <w:r>
        <w:rPr>
          <w:rFonts w:ascii="Arial" w:eastAsia="Arial" w:hAnsi="Arial" w:cs="Arial"/>
          <w:sz w:val="22"/>
          <w:szCs w:val="22"/>
        </w:rPr>
        <w:t xml:space="preserve">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were not significantly different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despite continued decrease in mRNA level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compared to control (Figure 4C). </w:t>
      </w:r>
    </w:p>
    <w:p w14:paraId="00000036" w14:textId="6D35333C"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r>
      <w:proofErr w:type="gramStart"/>
      <w:r>
        <w:rPr>
          <w:rFonts w:ascii="Arial" w:eastAsia="Arial" w:hAnsi="Arial" w:cs="Arial"/>
          <w:sz w:val="22"/>
          <w:szCs w:val="22"/>
        </w:rPr>
        <w:t>Again</w:t>
      </w:r>
      <w:proofErr w:type="gramEnd"/>
      <w:r>
        <w:rPr>
          <w:rFonts w:ascii="Arial" w:eastAsia="Arial" w:hAnsi="Arial" w:cs="Arial"/>
          <w:sz w:val="22"/>
          <w:szCs w:val="22"/>
        </w:rPr>
        <w:t xml:space="preserve"> at 21DIV, high mRNA level variability for each gene within treatment groups suggests there may be underlying gene expression correlations (Figure 4B,</w:t>
      </w:r>
      <w:ins w:id="34" w:author="Thomas W Bastian" w:date="2023-07-14T15:15:00Z">
        <w:r w:rsidR="00C42166">
          <w:rPr>
            <w:rFonts w:ascii="Arial" w:eastAsia="Arial" w:hAnsi="Arial" w:cs="Arial"/>
            <w:sz w:val="22"/>
            <w:szCs w:val="22"/>
          </w:rPr>
          <w:t xml:space="preserve"> </w:t>
        </w:r>
      </w:ins>
      <w:r>
        <w:rPr>
          <w:rFonts w:ascii="Arial" w:eastAsia="Arial" w:hAnsi="Arial" w:cs="Arial"/>
          <w:sz w:val="22"/>
          <w:szCs w:val="22"/>
        </w:rPr>
        <w:t xml:space="preserve">C).  PCA of 21DIV gene expression does not as clearly indicate underlying iron status as indicated by </w:t>
      </w:r>
      <w:r>
        <w:rPr>
          <w:rFonts w:ascii="Arial" w:eastAsia="Arial" w:hAnsi="Arial" w:cs="Arial"/>
          <w:i/>
          <w:sz w:val="22"/>
          <w:szCs w:val="22"/>
        </w:rPr>
        <w:t>Tfr1</w:t>
      </w:r>
      <w:r>
        <w:rPr>
          <w:rFonts w:ascii="Arial" w:eastAsia="Arial" w:hAnsi="Arial" w:cs="Arial"/>
          <w:sz w:val="22"/>
          <w:szCs w:val="22"/>
        </w:rPr>
        <w:t xml:space="preserve"> expression correlating with thyroid hormone response genes (Figure 4D, S1C), because expression of </w:t>
      </w:r>
      <w:r>
        <w:rPr>
          <w:rFonts w:ascii="Arial" w:eastAsia="Arial" w:hAnsi="Arial" w:cs="Arial"/>
          <w:i/>
          <w:sz w:val="22"/>
          <w:szCs w:val="22"/>
        </w:rPr>
        <w:t>Tfr1</w:t>
      </w:r>
      <w:r>
        <w:rPr>
          <w:rFonts w:ascii="Arial" w:eastAsia="Arial" w:hAnsi="Arial" w:cs="Arial"/>
          <w:sz w:val="22"/>
          <w:szCs w:val="22"/>
        </w:rPr>
        <w:t xml:space="preserve">, but not thyroid hormone-regulated genes, is rescued by iron repletion. Instead,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are the highest predictors of underlying gene variability at 21DIV. Furthermore, the gene expression pattern of thyroid hormone responsive genes–</w:t>
      </w:r>
      <w:r>
        <w:rPr>
          <w:rFonts w:ascii="Arial" w:eastAsia="Arial" w:hAnsi="Arial" w:cs="Arial"/>
          <w:i/>
          <w:sz w:val="22"/>
          <w:szCs w:val="22"/>
        </w:rPr>
        <w:t xml:space="preserve">Slc16a2, Dio2,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proofErr w:type="spellStart"/>
      <w:r>
        <w:rPr>
          <w:rFonts w:ascii="Arial" w:eastAsia="Arial" w:hAnsi="Arial" w:cs="Arial"/>
          <w:i/>
          <w:sz w:val="22"/>
          <w:szCs w:val="22"/>
        </w:rPr>
        <w:t>Nrgn</w:t>
      </w:r>
      <w:proofErr w:type="spellEnd"/>
      <w:r>
        <w:rPr>
          <w:rFonts w:ascii="Arial" w:eastAsia="Arial" w:hAnsi="Arial" w:cs="Arial"/>
          <w:i/>
          <w:sz w:val="22"/>
          <w:szCs w:val="22"/>
        </w:rPr>
        <w:t>,</w:t>
      </w:r>
      <w:r>
        <w:rPr>
          <w:rFonts w:ascii="Arial" w:eastAsia="Arial" w:hAnsi="Arial" w:cs="Arial"/>
          <w:sz w:val="22"/>
          <w:szCs w:val="22"/>
        </w:rPr>
        <w:t xml:space="preserve"> and </w:t>
      </w:r>
      <w:r>
        <w:rPr>
          <w:rFonts w:ascii="Arial" w:eastAsia="Arial" w:hAnsi="Arial" w:cs="Arial"/>
          <w:i/>
          <w:sz w:val="22"/>
          <w:szCs w:val="22"/>
        </w:rPr>
        <w:lastRenderedPageBreak/>
        <w:t>Klf9</w:t>
      </w:r>
      <w:r>
        <w:rPr>
          <w:rFonts w:ascii="Arial" w:eastAsia="Arial" w:hAnsi="Arial" w:cs="Arial"/>
          <w:sz w:val="22"/>
          <w:szCs w:val="22"/>
        </w:rPr>
        <w:t xml:space="preserve">–correlate most closely with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at 21DIV. Overlaying treatment groups on the PCA bi-plot (Figure 4D) reveals the multivariate gene expression pattern differentiating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from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The clustering of these treatment groups and predictive pattern of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and related thyroid hormone responsive genes</w:t>
      </w:r>
      <w:r>
        <w:rPr>
          <w:rFonts w:ascii="Arial" w:eastAsia="Arial" w:hAnsi="Arial" w:cs="Arial"/>
          <w:i/>
          <w:sz w:val="22"/>
          <w:szCs w:val="22"/>
        </w:rPr>
        <w:t xml:space="preserve">, </w:t>
      </w:r>
      <w:r>
        <w:rPr>
          <w:rFonts w:ascii="Arial" w:eastAsia="Arial" w:hAnsi="Arial" w:cs="Arial"/>
          <w:sz w:val="22"/>
          <w:szCs w:val="22"/>
        </w:rPr>
        <w:t xml:space="preserve">but not </w:t>
      </w:r>
      <w:r>
        <w:rPr>
          <w:rFonts w:ascii="Arial" w:eastAsia="Arial" w:hAnsi="Arial" w:cs="Arial"/>
          <w:i/>
          <w:sz w:val="22"/>
          <w:szCs w:val="22"/>
        </w:rPr>
        <w:t>Tfr1</w:t>
      </w:r>
      <w:r>
        <w:rPr>
          <w:rFonts w:ascii="Arial" w:eastAsia="Arial" w:hAnsi="Arial" w:cs="Arial"/>
          <w:sz w:val="22"/>
          <w:szCs w:val="22"/>
        </w:rPr>
        <w:t xml:space="preserve">, indicates that neuronal cultures repleted with iron maintain a long-term dysregulation of thyroid hormone homeostasis after recovery from developmental iron deficiency. </w:t>
      </w:r>
    </w:p>
    <w:p w14:paraId="00000037" w14:textId="77777777" w:rsidR="0055453B" w:rsidRDefault="00000000">
      <w:pPr>
        <w:spacing w:line="480" w:lineRule="auto"/>
        <w:jc w:val="both"/>
        <w:rPr>
          <w:rFonts w:ascii="Arial" w:eastAsia="Arial" w:hAnsi="Arial" w:cs="Arial"/>
          <w:b/>
          <w:sz w:val="22"/>
          <w:szCs w:val="22"/>
        </w:rPr>
      </w:pPr>
      <w:r>
        <w:br w:type="page"/>
      </w:r>
      <w:r>
        <w:rPr>
          <w:rFonts w:ascii="Arial" w:eastAsia="Arial" w:hAnsi="Arial" w:cs="Arial"/>
          <w:b/>
          <w:sz w:val="22"/>
          <w:szCs w:val="22"/>
        </w:rPr>
        <w:lastRenderedPageBreak/>
        <w:t>Discussion</w:t>
      </w:r>
    </w:p>
    <w:p w14:paraId="0C59FB9A" w14:textId="46E93B68" w:rsidR="000F36D0" w:rsidRPr="00E7257C" w:rsidRDefault="00B63CC2" w:rsidP="00E7257C">
      <w:pPr>
        <w:spacing w:line="480" w:lineRule="auto"/>
        <w:jc w:val="both"/>
        <w:rPr>
          <w:rFonts w:ascii="Arial" w:eastAsia="Arial" w:hAnsi="Arial" w:cs="Arial"/>
          <w:bCs/>
          <w:sz w:val="22"/>
          <w:szCs w:val="22"/>
        </w:rPr>
      </w:pPr>
      <w:r>
        <w:rPr>
          <w:rFonts w:ascii="Arial" w:eastAsia="Arial" w:hAnsi="Arial" w:cs="Arial"/>
          <w:b/>
          <w:sz w:val="22"/>
          <w:szCs w:val="22"/>
        </w:rPr>
        <w:tab/>
      </w:r>
      <w:r>
        <w:rPr>
          <w:rFonts w:ascii="Arial" w:eastAsia="Arial" w:hAnsi="Arial" w:cs="Arial"/>
          <w:bCs/>
          <w:sz w:val="22"/>
          <w:szCs w:val="22"/>
        </w:rPr>
        <w:t xml:space="preserve">The major novel finding of this study is that chronic iron deficiency </w:t>
      </w:r>
      <w:r w:rsidR="008B156F">
        <w:rPr>
          <w:rFonts w:ascii="Arial" w:eastAsia="Arial" w:hAnsi="Arial" w:cs="Arial"/>
          <w:bCs/>
          <w:sz w:val="22"/>
          <w:szCs w:val="22"/>
        </w:rPr>
        <w:t>in developing neurons impairs thyroid hormone-responsive gene expression</w:t>
      </w:r>
      <w:r w:rsidR="007B569F">
        <w:rPr>
          <w:rFonts w:ascii="Arial" w:eastAsia="Arial" w:hAnsi="Arial" w:cs="Arial"/>
          <w:bCs/>
          <w:sz w:val="22"/>
          <w:szCs w:val="22"/>
        </w:rPr>
        <w:t xml:space="preserve"> despite normal thyroid hormone availability.</w:t>
      </w:r>
      <w:r w:rsidR="00786A67">
        <w:rPr>
          <w:rFonts w:ascii="Arial" w:eastAsia="Arial" w:hAnsi="Arial" w:cs="Arial"/>
          <w:bCs/>
          <w:sz w:val="22"/>
          <w:szCs w:val="22"/>
        </w:rPr>
        <w:t xml:space="preserve"> The gene expression changes are indicative of a functionally altered </w:t>
      </w:r>
      <w:r w:rsidR="00F0726F">
        <w:rPr>
          <w:rFonts w:ascii="Arial" w:eastAsia="Arial" w:hAnsi="Arial" w:cs="Arial"/>
          <w:bCs/>
          <w:sz w:val="22"/>
          <w:szCs w:val="22"/>
        </w:rPr>
        <w:t>thyroid hormone state</w:t>
      </w:r>
      <w:r w:rsidR="00CE3E09">
        <w:rPr>
          <w:rFonts w:ascii="Arial" w:eastAsia="Arial" w:hAnsi="Arial" w:cs="Arial"/>
          <w:bCs/>
          <w:sz w:val="22"/>
          <w:szCs w:val="22"/>
        </w:rPr>
        <w:t xml:space="preserve"> and </w:t>
      </w:r>
      <w:r w:rsidR="00956C63">
        <w:rPr>
          <w:rFonts w:ascii="Arial" w:eastAsia="Arial" w:hAnsi="Arial" w:cs="Arial"/>
          <w:bCs/>
          <w:sz w:val="22"/>
          <w:szCs w:val="22"/>
        </w:rPr>
        <w:t>th</w:t>
      </w:r>
      <w:r w:rsidR="002F10B3">
        <w:rPr>
          <w:rFonts w:ascii="Arial" w:eastAsia="Arial" w:hAnsi="Arial" w:cs="Arial"/>
          <w:bCs/>
          <w:sz w:val="22"/>
          <w:szCs w:val="22"/>
        </w:rPr>
        <w:t xml:space="preserve">ese </w:t>
      </w:r>
      <w:r w:rsidR="009E6B46">
        <w:rPr>
          <w:rFonts w:ascii="Arial" w:eastAsia="Arial" w:hAnsi="Arial" w:cs="Arial"/>
          <w:bCs/>
          <w:sz w:val="22"/>
          <w:szCs w:val="22"/>
        </w:rPr>
        <w:t xml:space="preserve">impairments are not rescued by iron repletion, suggesting long-term </w:t>
      </w:r>
      <w:ins w:id="35" w:author="Thomas W Bastian" w:date="2023-07-07T15:59:00Z">
        <w:r w:rsidR="00C239B7">
          <w:rPr>
            <w:rFonts w:ascii="Arial" w:eastAsia="Arial" w:hAnsi="Arial" w:cs="Arial"/>
            <w:bCs/>
            <w:sz w:val="22"/>
            <w:szCs w:val="22"/>
          </w:rPr>
          <w:t>re-</w:t>
        </w:r>
      </w:ins>
      <w:commentRangeStart w:id="36"/>
      <w:commentRangeStart w:id="37"/>
      <w:r w:rsidR="009E6B46">
        <w:rPr>
          <w:rFonts w:ascii="Arial" w:eastAsia="Arial" w:hAnsi="Arial" w:cs="Arial"/>
          <w:bCs/>
          <w:sz w:val="22"/>
          <w:szCs w:val="22"/>
        </w:rPr>
        <w:t>programming</w:t>
      </w:r>
      <w:commentRangeEnd w:id="36"/>
      <w:r w:rsidR="00E7257C">
        <w:rPr>
          <w:rStyle w:val="CommentReference"/>
        </w:rPr>
        <w:commentReference w:id="36"/>
      </w:r>
      <w:commentRangeEnd w:id="37"/>
      <w:r w:rsidR="00DC7346">
        <w:rPr>
          <w:rStyle w:val="CommentReference"/>
        </w:rPr>
        <w:commentReference w:id="37"/>
      </w:r>
      <w:r w:rsidR="009E6B46">
        <w:rPr>
          <w:rFonts w:ascii="Arial" w:eastAsia="Arial" w:hAnsi="Arial" w:cs="Arial"/>
          <w:bCs/>
          <w:sz w:val="22"/>
          <w:szCs w:val="22"/>
        </w:rPr>
        <w:t>.</w:t>
      </w:r>
      <w:r w:rsidR="00DC7346">
        <w:rPr>
          <w:rFonts w:ascii="Arial" w:eastAsia="Arial" w:hAnsi="Arial" w:cs="Arial"/>
          <w:bCs/>
          <w:sz w:val="22"/>
          <w:szCs w:val="22"/>
        </w:rPr>
        <w:t xml:space="preserve"> </w:t>
      </w:r>
      <w:r>
        <w:rPr>
          <w:rFonts w:ascii="Arial" w:eastAsia="Arial" w:hAnsi="Arial" w:cs="Arial"/>
          <w:sz w:val="22"/>
          <w:szCs w:val="22"/>
        </w:rPr>
        <w:t xml:space="preserve">This study is the first to demonstrate that neuronal iron status is involved in the regulation of thyroid hormone-target genes in a cell-intrinsic manner. These findings demonstrate a need for future studies </w:t>
      </w:r>
      <w:r w:rsidR="008A4103">
        <w:rPr>
          <w:rFonts w:ascii="Arial" w:eastAsia="Arial" w:hAnsi="Arial" w:cs="Arial"/>
          <w:sz w:val="22"/>
          <w:szCs w:val="22"/>
        </w:rPr>
        <w:t>to elucidate an</w:t>
      </w:r>
      <w:r>
        <w:rPr>
          <w:rFonts w:ascii="Arial" w:eastAsia="Arial" w:hAnsi="Arial" w:cs="Arial"/>
          <w:sz w:val="22"/>
          <w:szCs w:val="22"/>
        </w:rPr>
        <w:t xml:space="preserve"> intracellular mechanism coordinating iron and thyroid hormone activities during neuron development since iron-dependent </w:t>
      </w:r>
      <w:r>
        <w:rPr>
          <w:rFonts w:ascii="Arial" w:eastAsia="Arial" w:hAnsi="Arial" w:cs="Arial"/>
          <w:i/>
          <w:sz w:val="22"/>
          <w:szCs w:val="22"/>
        </w:rPr>
        <w:t>de novo</w:t>
      </w:r>
      <w:r>
        <w:rPr>
          <w:rFonts w:ascii="Arial" w:eastAsia="Arial" w:hAnsi="Arial" w:cs="Arial"/>
          <w:sz w:val="22"/>
          <w:szCs w:val="22"/>
        </w:rPr>
        <w:t xml:space="preserve"> thyroid hormone synthesis only occurs in the thyroid gland. </w:t>
      </w:r>
      <w:del w:id="38" w:author="Tim Monko" w:date="2023-07-06T14:16:00Z">
        <w:r w:rsidDel="00E910A0">
          <w:rPr>
            <w:rFonts w:ascii="Arial" w:eastAsia="Arial" w:hAnsi="Arial" w:cs="Arial"/>
            <w:sz w:val="22"/>
            <w:szCs w:val="22"/>
          </w:rPr>
          <w:delText>An argument can be made for iron and thyroid hormone activities to be closely matched in the developing brain as part of a metabolic adaptation program.</w:delText>
        </w:r>
      </w:del>
    </w:p>
    <w:p w14:paraId="00000038" w14:textId="2CC1408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 </w:t>
      </w:r>
      <w:r w:rsidR="007C4FFC">
        <w:rPr>
          <w:rFonts w:ascii="Arial" w:eastAsia="Arial" w:hAnsi="Arial" w:cs="Arial"/>
          <w:sz w:val="22"/>
          <w:szCs w:val="22"/>
        </w:rPr>
        <w:t>Brain development involves multiple energetically demanding processes—such as cell proliferation and differentiation, neuronal</w:t>
      </w:r>
      <w:r w:rsidR="008E6BB5">
        <w:rPr>
          <w:rFonts w:ascii="Arial" w:eastAsia="Arial" w:hAnsi="Arial" w:cs="Arial"/>
          <w:sz w:val="22"/>
          <w:szCs w:val="22"/>
        </w:rPr>
        <w:t xml:space="preserve"> dendrite/axon outgrowth, synapse formation/function, and myelination—that requires both optimal iron and thyroid hormone status </w:t>
      </w:r>
      <w:r w:rsidR="00C42166" w:rsidRPr="00E01B46">
        <w:rPr>
          <w:rFonts w:ascii="Arial" w:hAnsi="Arial" w:cs="Arial"/>
          <w:sz w:val="22"/>
          <w:szCs w:val="22"/>
        </w:rPr>
        <w:fldChar w:fldCharType="begin"/>
      </w:r>
      <w:r w:rsidR="00986508">
        <w:rPr>
          <w:rFonts w:ascii="Arial" w:hAnsi="Arial" w:cs="Arial"/>
          <w:sz w:val="22"/>
          <w:szCs w:val="22"/>
        </w:rPr>
        <w:instrText xml:space="preserve"> ADDIN ZOTERO_ITEM CSL_CITATION {"citationID":"yTUydqKZ","properties":{"formattedCitation":"(34,35)","plainCitation":"(34,35)","noteIndex":0},"citationItems":[{"id":"7GnAdnRm/OWM1fDpA","uris":["http://zotero.org/users/4937421/items/NIJJ78NY"],"itemData":{"id":81,"type":"article-journal","abstract":"Mitochondria are critical to tissues and organs characterized by high-energy demands, such as the nervous system. They provide essential energy and metabolites, and maintain Ca2+ balance, which is imperative for proper neuronal function and development. Emerging findings further underline the role of mitochondria in neurons. Technical advances in the last decades made it possible to investigate key mechanisms in neuronal development and the contribution of mitochondria therein. In this article, we discuss the latest findings relevant to the involvement of mitochondria in neuronal development, placing emphasis on mitochondrial metabolism and dynamics. In addition, we survey the role of mitochondrial energy metabolism and Ca2+ homeostasis in proper neuronal function, and the involvement of mitochondria in axon myelination.","container-title":"Biological Chemistry","DOI":"10.1515/hsz-2017-0333","ISSN":"1437-4315, 1431-6730","issue":"7","language":"en","page":"723-739","source":"DOI.org (Crossref)","title":"Mitochondrial contributions to neuronal development and function","volume":"399","author":[{"family":"Princz","given":"Andrea"},{"family":"Kounakis","given":"Konstantinos"},{"family":"Tavernarakis","given":"Nektarios"}],"issued":{"date-parts":[["2018",6,27]]}}},{"id":"7GnAdnRm/sK6WVO1u","uris":["http://zotero.org/users/4937421/items/D83GUHXV"],"itemData":{"id":51,"type":"article-journal","abstract":"Production of energy for the maintenance of ionic disequilibria necessary for generation and transmission of nerve impulses is one of the primary functions of the brain. This review attempts to link the plethora of information on the maturation of the central nervous system with the ontogeny of ATP metabolism, placing special emphasis on variations that occur during development in different brain regions and across the mammalian species. It correlates morphological events and markers with biochemical changes in activities of enzymes and pathways that participate in the production of ATP. The paper also evaluates alterations in energy levels as a function of age and, based on the tenet that ATP synthesis and utilization cannot be considered in isolation, investigates maturational proﬁles of the key processes that utilize energy. Finally, an attempt is made to assess the relevance of currently available animal models to improvement of our understanding of the etiopathology of various disease states in the human infant. This is deemed essential for the development and testing of novel strategies for prevention and treatment of several severe neurological deﬁcits.","container-title":"Progress in Neurobiology","DOI":"10.1016/j.pneurobio.2004.06.003","ISSN":"03010082","issue":"6","journalAbbreviation":"Progress in Neurobiology","language":"en","page":"397-445","source":"DOI.org (Crossref)","title":"Energy metabolism in mammalian brain during development","volume":"73","author":[{"family":"Erecinska","given":"Maria"},{"family":"Cherian","given":"Shobha"},{"family":"Silver","given":"Ian A."}],"issued":{"date-parts":[["2004",8]]}}}],"schema":"https://github.com/citation-style-language/schema/raw/master/csl-citation.json"} </w:instrText>
      </w:r>
      <w:r w:rsidR="00C42166" w:rsidRPr="00E01B46">
        <w:rPr>
          <w:rFonts w:ascii="Arial" w:hAnsi="Arial" w:cs="Arial"/>
          <w:sz w:val="22"/>
          <w:szCs w:val="22"/>
        </w:rPr>
        <w:fldChar w:fldCharType="separate"/>
      </w:r>
      <w:r w:rsidR="00C42166">
        <w:rPr>
          <w:rFonts w:ascii="Arial" w:hAnsi="Arial" w:cs="Arial"/>
          <w:sz w:val="22"/>
        </w:rPr>
        <w:t>(34,35)</w:t>
      </w:r>
      <w:r w:rsidR="00C42166" w:rsidRPr="00E01B46">
        <w:rPr>
          <w:rFonts w:ascii="Arial" w:hAnsi="Arial" w:cs="Arial"/>
          <w:sz w:val="22"/>
          <w:szCs w:val="22"/>
        </w:rPr>
        <w:fldChar w:fldCharType="end"/>
      </w:r>
      <w:r w:rsidR="008E6BB5">
        <w:rPr>
          <w:rFonts w:ascii="Arial" w:eastAsia="Arial" w:hAnsi="Arial" w:cs="Arial"/>
          <w:sz w:val="22"/>
          <w:szCs w:val="22"/>
        </w:rPr>
        <w:t xml:space="preserve">. </w:t>
      </w:r>
      <w:r>
        <w:rPr>
          <w:rFonts w:ascii="Arial" w:eastAsia="Arial" w:hAnsi="Arial" w:cs="Arial"/>
          <w:sz w:val="22"/>
          <w:szCs w:val="22"/>
        </w:rPr>
        <w:t>Thyroid hormones regulate cellular energy demand in the developing brain through their functional role in stimulating ATP-</w:t>
      </w:r>
      <w:r w:rsidR="00404588">
        <w:rPr>
          <w:rFonts w:ascii="Arial" w:eastAsia="Arial" w:hAnsi="Arial" w:cs="Arial"/>
          <w:sz w:val="22"/>
          <w:szCs w:val="22"/>
        </w:rPr>
        <w:t>dependent</w:t>
      </w:r>
      <w:r>
        <w:rPr>
          <w:rFonts w:ascii="Arial" w:eastAsia="Arial" w:hAnsi="Arial" w:cs="Arial"/>
          <w:sz w:val="22"/>
          <w:szCs w:val="22"/>
        </w:rPr>
        <w:t xml:space="preserve"> processes, including generation of ion gradients, cytoskeleton polymerization, and cell proliferation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{"citationID":"GA63DmTr","properties":{"formattedCitation":"(3)","plainCitation":"(3)","noteIndex":0},"citationItems":[{"id":"7GnAdnRm/T9VPzodh","uris":["http://zotero.org/users/4937421/items/4DPD44NR"],"itemData":{"id":679,"type":"article-journal","container-title":"Endocrine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w:t>
      </w:r>
      <w:r w:rsidR="00C42166" w:rsidRPr="000D0629">
        <w:rPr>
          <w:rFonts w:ascii="Arial" w:hAnsi="Arial" w:cs="Arial"/>
          <w:sz w:val="22"/>
          <w:szCs w:val="22"/>
        </w:rPr>
        <w:fldChar w:fldCharType="end"/>
      </w:r>
      <w:r>
        <w:rPr>
          <w:rFonts w:ascii="Arial" w:eastAsia="Arial" w:hAnsi="Arial" w:cs="Arial"/>
          <w:sz w:val="22"/>
          <w:szCs w:val="22"/>
        </w:rPr>
        <w:t xml:space="preserve">. T3 is also a key regulator of nuclear and mitochondrial transcription for cellular energy metabolism genes (e.g., cytochrome c oxidase subunits) and mitochondrial biogenesis (e.g., PGC1-alpha) during brain development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{"citationID":"aFdRFyhF","properties":{"formattedCitation":"(36)","plainCitation":"(36)","noteIndex":0},"citationItems":[{"id":"7GnAdnRm/qmAbSk5R","uris":["http://zotero.org/users/4937421/items/Y49B9YM8"],"itemData":{"id":602,"type":"article-journal","abstract":"Hypothyroidism during early mammalian brain development is associated with decreased expression of various mitochondrial encoded genes along with evidence for mitochondrial dysfunction. However, inspite of the similarities between neurological disorders caused by perinatal hypothyroidism and those caused by various genetic mitochondrial defects we still do not know as to how thyroid hormone (TH) regulates mitochondrial transcription during development and whether this regulation by TH is nuclear mediated or through mitochondrial TH receptors? We here in rat cerebellum show that hypothyroidism causes reduction in expression of nuclear encoded genes controlling mitochondrial biogenesis like PGC-1a, NRF1a and Tfam. Also, we for the ﬁrst time demonstrate a mitochondrial localization of thyroid hormone receptor (mTR) isoform in developing brain capable of binding a TH response element (DR2) present in D-loop region of mitochondrial DNA. These results thus indicate an integrated nuclear-mitochondrial cross talk in regulation of mitochondrial transcription by TH during brain development.","container-title":"Biochemical and Biophysical Research Communications","DOI":"10.1016/j.bbrc.2010.05.154","ISSN":"0006291X","issue":"3","language":"en","page":"548-552","source":"Crossref","title":"Evidence of a bigenomic regulation of mitochondrial gene expression by thyroid hormone during rat brain development","volume":"397","author":[{"family":"Sinha","given":"Rohit Anthony"},{"family":"Pathak","given":"Amrita"},{"family":"Mohan","given":"Vishwa"},{"family":"Babu","given":"Satish"},{"family":"Pal","given":"Amit"},{"family":"Khare","given":"Drirh"},{"family":"Godbole","given":"Madan M."}],"issued":{"date-parts":[["2010",7]]}}}],"schema":"https://github.com/citation-style-language/schema/raw/master/csl-citation.json"}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(36)</w:t>
      </w:r>
      <w:r w:rsidR="00C42166" w:rsidRPr="000D0629">
        <w:rPr>
          <w:rFonts w:ascii="Arial" w:hAnsi="Arial" w:cs="Arial"/>
          <w:sz w:val="22"/>
          <w:szCs w:val="22"/>
        </w:rPr>
        <w:fldChar w:fldCharType="end"/>
      </w:r>
      <w:r>
        <w:rPr>
          <w:rFonts w:ascii="Arial" w:eastAsia="Arial" w:hAnsi="Arial" w:cs="Arial"/>
          <w:sz w:val="22"/>
          <w:szCs w:val="22"/>
        </w:rPr>
        <w:t xml:space="preserve">. Similarly, iron is essential for mitochondrial energy production in the developing brain through its direct role in the structure and redox activity of cytochrome- and iron-sulfur cluster-containing TCA cycle and electron transport chain proteins </w:t>
      </w:r>
      <w:r w:rsidR="00C42166" w:rsidRPr="000D0629">
        <w:rPr>
          <w:rFonts w:ascii="Arial" w:hAnsi="Arial" w:cs="Arial"/>
          <w:sz w:val="22"/>
          <w:szCs w:val="22"/>
        </w:rPr>
        <w:fldChar w:fldCharType="begin"/>
      </w:r>
      <w:r w:rsidR="00986508">
        <w:rPr>
          <w:rFonts w:ascii="Arial" w:hAnsi="Arial" w:cs="Arial"/>
          <w:sz w:val="22"/>
          <w:szCs w:val="22"/>
        </w:rPr>
        <w:instrText xml:space="preserve"> ADDIN ZOTERO_ITEM CSL_CITATION {"citationID":"SeD7oVmc","properties":{"formattedCitation":"(4)","plainCitation":"(4)","noteIndex":0},"citationItems":[{"id":"7GnAdnRm/oqqYTwgz","uris":["http://zotero.org/users/4937421/items/G3W2ZDFL"],"itemData":{"id":1858,"type":"article-journal","abstract":"Iron deficiency (ID) is one of the most prevalent nutritional deficiencies in the world. Iron deficiency in the late fetal and newborn period causes abnormal cognitive performance and emotional regulation, which can persist into adulthood despite iron repletion. Potential mechanisms contributing to these impairments include deficits in brain energy metabolism, neurotransmission, and myelination. Here, we comprehensively review the existing data that demonstrate diminished brain energetic capacity as a mechanistic driver of impaired neurobehavioral development due to early-life (fetal-neonatal) ID. We further discuss a novel hypothesis that permanent metabolic reprogramming, which occurs during the period of ID, leads to chronically impaired neuronal energetics and mitochondrial capacity in adulthood, thus limiting adult neuroplasticity and neurobehavioral function. We conclude that early-life ID impairs energy metabolism in a brain region- and age-dependent manner, with particularly strong evidence for hippocampal neurons. Additional studies, focusing on other brain regions and cell types, are needed.","container-title":"Neuroscience Insights","DOI":"10.1177/2633105520935104","ISSN":"2633-1055, 2633-1055","language":"en","page":"263310552093510","source":"Crossref","title":"The Effects of Early-Life Iron Deficiency on Brain Energy Metabolism","volume":"15","author":[{"family":"Bastian","given":"Thomas W"},{"family":"Rao","given":"Raghavendra"},{"family":"Tran","given":"Phu V"},{"family":"Georgieff","given":"Michael K"}],"issued":{"date-parts":[["2020",1]]}}}],"schema":"https://github.com/citation-style-language/schema/raw/master/csl-citation.json"} </w:instrText>
      </w:r>
      <w:r w:rsidR="00C42166" w:rsidRPr="000D0629">
        <w:rPr>
          <w:rFonts w:ascii="Arial" w:hAnsi="Arial" w:cs="Arial"/>
          <w:sz w:val="22"/>
          <w:szCs w:val="22"/>
        </w:rPr>
        <w:fldChar w:fldCharType="separate"/>
      </w:r>
      <w:r w:rsidR="00C42166">
        <w:rPr>
          <w:rFonts w:ascii="Arial" w:hAnsi="Arial" w:cs="Arial"/>
          <w:sz w:val="22"/>
        </w:rPr>
        <w:t>(4)</w:t>
      </w:r>
      <w:r w:rsidR="00C42166" w:rsidRPr="000D0629">
        <w:rPr>
          <w:rFonts w:ascii="Arial" w:hAnsi="Arial" w:cs="Arial"/>
          <w:sz w:val="22"/>
          <w:szCs w:val="22"/>
        </w:rPr>
        <w:fldChar w:fldCharType="end"/>
      </w:r>
      <w:r>
        <w:rPr>
          <w:rFonts w:ascii="Arial" w:eastAsia="Arial" w:hAnsi="Arial" w:cs="Arial"/>
          <w:sz w:val="22"/>
          <w:szCs w:val="22"/>
        </w:rPr>
        <w:t xml:space="preserve">. Thus, we offer the novel hypothesis that matching the neuronal metabolic and growth rate (mediated by thyroid hormone) with the availability of metabolic substrates for oxidative phosphorylation (e.g., iron) is a part of </w:t>
      </w:r>
      <w:del w:id="39" w:author="Thomas W Bastian" w:date="2023-07-07T15:45:00Z">
        <w:r w:rsidDel="000252B6">
          <w:rPr>
            <w:rFonts w:ascii="Arial" w:eastAsia="Arial" w:hAnsi="Arial" w:cs="Arial"/>
            <w:sz w:val="22"/>
            <w:szCs w:val="22"/>
          </w:rPr>
          <w:delText xml:space="preserve">a </w:delText>
        </w:r>
      </w:del>
      <w:r>
        <w:rPr>
          <w:rFonts w:ascii="Arial" w:eastAsia="Arial" w:hAnsi="Arial" w:cs="Arial"/>
          <w:sz w:val="22"/>
          <w:szCs w:val="22"/>
        </w:rPr>
        <w:t xml:space="preserve">key neuroplasticity </w:t>
      </w:r>
      <w:del w:id="40" w:author="Thomas W Bastian" w:date="2023-07-07T15:45:00Z">
        <w:r w:rsidDel="000252B6">
          <w:rPr>
            <w:rFonts w:ascii="Arial" w:eastAsia="Arial" w:hAnsi="Arial" w:cs="Arial"/>
            <w:sz w:val="22"/>
            <w:szCs w:val="22"/>
          </w:rPr>
          <w:delText xml:space="preserve">mechanism </w:delText>
        </w:r>
      </w:del>
      <w:ins w:id="41" w:author="Thomas W Bastian" w:date="2023-07-07T15:45:00Z">
        <w:r w:rsidR="000252B6">
          <w:rPr>
            <w:rFonts w:ascii="Arial" w:eastAsia="Arial" w:hAnsi="Arial" w:cs="Arial"/>
            <w:sz w:val="22"/>
            <w:szCs w:val="22"/>
          </w:rPr>
          <w:t xml:space="preserve">pathways </w:t>
        </w:r>
      </w:ins>
      <w:r>
        <w:rPr>
          <w:rFonts w:ascii="Arial" w:eastAsia="Arial" w:hAnsi="Arial" w:cs="Arial"/>
          <w:sz w:val="22"/>
          <w:szCs w:val="22"/>
        </w:rPr>
        <w:t>that adapt</w:t>
      </w:r>
      <w:del w:id="42" w:author="Thomas W Bastian" w:date="2023-07-07T15:45:00Z">
        <w:r w:rsidDel="000252B6">
          <w:rPr>
            <w:rFonts w:ascii="Arial" w:eastAsia="Arial" w:hAnsi="Arial" w:cs="Arial"/>
            <w:sz w:val="22"/>
            <w:szCs w:val="22"/>
          </w:rPr>
          <w:delText>s</w:delText>
        </w:r>
      </w:del>
      <w:r>
        <w:rPr>
          <w:rFonts w:ascii="Arial" w:eastAsia="Arial" w:hAnsi="Arial" w:cs="Arial"/>
          <w:sz w:val="22"/>
          <w:szCs w:val="22"/>
        </w:rPr>
        <w:t xml:space="preserve"> the developing neuron/brain to metabolic disruptions</w:t>
      </w:r>
      <w:ins w:id="43" w:author="Thomas W Bastian" w:date="2023-07-07T15:46:00Z">
        <w:r w:rsidR="000252B6">
          <w:rPr>
            <w:rFonts w:ascii="Arial" w:eastAsia="Arial" w:hAnsi="Arial" w:cs="Arial"/>
            <w:sz w:val="22"/>
            <w:szCs w:val="22"/>
          </w:rPr>
          <w:t>.</w:t>
        </w:r>
      </w:ins>
      <w:del w:id="44" w:author="Thomas W Bastian" w:date="2023-07-07T15:46:00Z">
        <w:r w:rsidDel="000252B6">
          <w:rPr>
            <w:rFonts w:ascii="Arial" w:eastAsia="Arial" w:hAnsi="Arial" w:cs="Arial"/>
            <w:sz w:val="22"/>
            <w:szCs w:val="22"/>
          </w:rPr>
          <w:delText xml:space="preserve"> and prevents </w:delText>
        </w:r>
      </w:del>
      <w:del w:id="45" w:author="Thomas W Bastian" w:date="2023-07-07T15:40:00Z">
        <w:r w:rsidDel="000252B6">
          <w:rPr>
            <w:rFonts w:ascii="Arial" w:eastAsia="Arial" w:hAnsi="Arial" w:cs="Arial"/>
            <w:sz w:val="22"/>
            <w:szCs w:val="22"/>
          </w:rPr>
          <w:delText>long-term</w:delText>
        </w:r>
      </w:del>
      <w:del w:id="46" w:author="Thomas W Bastian" w:date="2023-07-07T15:46:00Z">
        <w:r w:rsidDel="000252B6">
          <w:rPr>
            <w:rFonts w:ascii="Arial" w:eastAsia="Arial" w:hAnsi="Arial" w:cs="Arial"/>
            <w:sz w:val="22"/>
            <w:szCs w:val="22"/>
          </w:rPr>
          <w:delText xml:space="preserve"> </w:delText>
        </w:r>
        <w:commentRangeStart w:id="47"/>
        <w:commentRangeStart w:id="48"/>
        <w:r w:rsidDel="000252B6">
          <w:rPr>
            <w:rFonts w:ascii="Arial" w:eastAsia="Arial" w:hAnsi="Arial" w:cs="Arial"/>
            <w:sz w:val="22"/>
            <w:szCs w:val="22"/>
          </w:rPr>
          <w:delText xml:space="preserve">damage. </w:delText>
        </w:r>
      </w:del>
      <w:commentRangeEnd w:id="47"/>
      <w:r w:rsidR="002C23C7">
        <w:rPr>
          <w:rStyle w:val="CommentReference"/>
        </w:rPr>
        <w:commentReference w:id="47"/>
      </w:r>
      <w:commentRangeEnd w:id="48"/>
      <w:r w:rsidR="001E0914">
        <w:rPr>
          <w:rStyle w:val="CommentReference"/>
        </w:rPr>
        <w:commentReference w:id="48"/>
      </w:r>
    </w:p>
    <w:p w14:paraId="00000039" w14:textId="3EC3AD62" w:rsidR="0055453B" w:rsidRDefault="00000000">
      <w:pPr>
        <w:spacing w:line="480" w:lineRule="auto"/>
        <w:ind w:firstLine="720"/>
        <w:jc w:val="both"/>
        <w:rPr>
          <w:rFonts w:ascii="Arial" w:eastAsia="Arial" w:hAnsi="Arial" w:cs="Arial"/>
          <w:sz w:val="22"/>
          <w:szCs w:val="22"/>
        </w:rPr>
      </w:pPr>
      <w:commentRangeStart w:id="49"/>
      <w:r>
        <w:rPr>
          <w:rFonts w:ascii="Arial" w:eastAsia="Arial" w:hAnsi="Arial" w:cs="Arial"/>
          <w:sz w:val="22"/>
          <w:szCs w:val="22"/>
        </w:rPr>
        <w:t xml:space="preserve">In support of this hypothesis, both iron and thyroid hormone regulate the differentiation of Parvalbumin-positive interneurons and the formation of perineuronal nets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sUrMcPwq","properties":{"formattedCitation":"(37\\uc0\\u8211{}40)","plainCitation":"(37–40)","noteIndex":0},"citationItems":[{"id":"7GnAdnRm/AzEWjuHu","uris":["http://zotero.org/users/4937421/items/BGSNU653"],"itemData":{"id":285,"type":"article-journal","container-title":"Developmental Neuroscience","title":"Early Life Iron Deficiency Anemia Alters the Development and Long-term Expression of Parvalbumin and Perineuronal Nets in the Rat Hippocampus","volume":"In Press","author":[{"family":"Callahan","given":"Liam S. N."},{"family":"Thibert","given":"Kathryn A."},{"family":"Wobken","given":"Jane D."},{"family":"Georgieff","given":"Michaei K."}],"issued":{"date-parts":[["2013"]]}}},{"id":"7GnAdnRm/am98M3cN","uris":["http://zotero.org/users/4937421/items/N46QFWXT"],"itemData":{"id":668,"type":"article-journal","abstract":"Thyroid hormones are necessary for brain development. γ-Amino-butyric acid (GABA)ergic interneurons comprise the bulk of local inhibitory circuitry in brain, many of which contain the calcium binding protein, parvalbumin (PV). A previous report indicated that severe postnatal hypothyroidism reduces PV immunoreactivity (IR) in rat neocortex. We examined PV-IR and GABA-mediated synaptic inhibition in the hippocampus of rats deprived of thyroid hormone from gestational d 6 until weaning on postnatal d 30. Pregnant dams were exposed to propylthiouracil (0, 3, 10 ppm) via the drinking water, which decreased maternal serum T4 by approximately 50–75% and increased TSH. At weaning, T4 was reduced by approximately 70% in offspring in the low-dose group and fell below detectable levels in high-dose animals. PV-IR was diminished in the hippocampus and neocortex of offspring killed on postnatal d 21, an effect that could be reversed by postnatal administration of T4. Dose-dependent decreases in the density of PV-IR neurons were observed in neocortex and hippocampus, with the dentate gyrus showing the most severe reductions (50–75% below control counts). Altered staining persisted to adulthood despite the return of thyroid hormones to control levels. Developmental cross-fostering and adult-onset deprivation studies revealed that early postnatal hormone insufficiency was required for an alteration in PV-IR. Synaptic inhibition of the perforant path-dentate gyrus synapse evaluated in adult offspring, in vivo, revealed dose-dependent reductions in paired pulse depression indicative of a suppression of GABA-mediated inhibition. These data demonstrate that moderate degrees of thyroid hormone insufficiency during the early postnatal period permanently alters interneuron expression of PV and compromises inhibitory function in the hippocampus.","container-title":"Endocrinology","DOI":"10.1210/en.2006-0164","ISSN":"0013-7227, 1945-7170","issue":"1","language":"en","page":"92-102","source":"DOI.org (Crossref)","title":"Thyroid Hormone Insufficiency during Brain Development Reduces Parvalbumin Immunoreactivity and Inhibitory Function in the Hippocampus","volume":"148","author":[{"family":"Gilbert","given":"M. E."},{"family":"Sui","given":"L."},{"family":"Walker","given":"M. J."},{"family":"Anderson","given":"W."},{"family":"Thomas","given":"S."},{"family":"Smoller","given":"S. N."},{"family":"Schon","given":"J. P."},{"family":"Phani","given":"S."},{"family":"Goodman","given":"J. H."}],"issued":{"date-parts":[["2007",1,1]]}}},{"id":"7GnAdnRm/AeoqkS2E","uris":["http://zotero.org/users/4937421/items/CF4HE2UE"],"itemData":{"id":665,"type":"article-journal","abstract":"Mammalian brain development critically depends on proper thyroid hormone signaling, via the TRa1 nuclear receptor. The downstream mechanisms by which TRa1 impacts brain development are currently unknown. In order to investigate these mechanisms, we used mouse genetics to induce the expression of a dominant-negative mutation of TRa1 speciﬁcally in GABAergic neurons, the main inhibitory neurons in the brain. This triggered post-natal epileptic seizures and a profound impairment of GABAergic neuron maturation in several brain regions. Analysis of the transcriptome and TRa1 cistrome in the striatum allowed us to identify a small set of genes, the transcription of which is upregulated by TRa1 in GABAergic neurons and which probably plays an important role during postnatal maturation of the brain. Thus, our results point to GABAergic neurons as direct targets of thyroid hormone during brain development and suggest that many defects seen in hypothyroid brains may be secondary to GABAergic neuron malfunction.","container-title":"iScience","DOI":"10.1016/j.isci.2020.100899","ISSN":"25890042","issue":"3","journalAbbreviation":"iScience","language":"en","page":"100899","source":"DOI.org (Crossref)","title":"A Pivotal Genetic Program Controlled by Thyroid Hormone during the Maturation of GABAergic Neurons","volume":"23","author":[{"family":"Richard","given":"Sabine"},{"family":"Guyot","given":"Romain"},{"family":"Rey-Millet","given":"Martin"},{"family":"Prieux","given":"Margaux"},{"family":"Markossian","given":"Suzy"},{"family":"Aubert","given":"Denise"},{"family":"Flamant","given":"Frédéric"}],"issued":{"date-parts":[["2020",3]]}}},{"id":"7GnAdnRm/ear1VCEH","uris":["http://zotero.org/users/4937421/items/KKUUUNNT"],"itemData":{"id":258,"type":"article-journal","abstract":"Iron is a necessary substrate for neuronal function throughout the lifespan, but particularly during development. Early life iron deficiency (ID) in humans (late gestation through 2-3 yr) results in persistent cognitive and behavioral abnormalities despite iron repletion. Animal models of early life ID generated using maternal dietary iron restriction also demonstrate persistent learning and memory deficits, suggesting a critical requirement for iron during hippocampal development. Precise definition of the temporal window for this requirement has been elusive due to anemia and total body and brain ID inherent to previous dietary restriction models. To circumvent these confounds, we developed transgenic mice that express tetracycline transactivator regulated, dominant negative transferrin receptor (DNTfR1) in hippocampal neurons, disrupting TfR1 mediated iron uptake specifically in CA1 pyramidal neurons. Normal iron status was restored by doxycycline administration. We manipulated the duration of ID using this inducible model to examine long-term effects of early ID on Morris water maze learning, CA1 apical dendrite structure, and defining factors of critical periods including parvalbmin (PV) expression, perineuronal nets (PNN), and brain-derived neurotrophic factor (BDNF) expression. Ongoing ID impaired spatial memory and resulted in disorganized apical dendrite structure accompanied by altered PV and PNN expression and reduced BDNF levels. Iron repletion at P21, near the end of hippocampal dendritogenesis, restored spatial memory, dendrite structure, and critical period markers in adult mice. However, mice that remained hippocampally iron deficient until P42 continued to have spatial memory deficits, impaired CA1 apical dendrite structure, and persistent alterations in PV and PNN expression and reduced BDNF despite iron repletion. Together, these findings demonstrate that hippocampal iron availability is necessary between P21 and P42 for development of normal spatial learning and memory, and that these effects may reflect disruption of critical period closure by early life ID.","container-title":"Hippocampus","DOI":"10.1002/hipo.22004","ISSN":"1098-1063 (Electronic) 1050-9631 (Linking)","language":"eng","page":"1691-702","title":"Temporal manipulation of transferrin-receptor-1-dependent iron uptake identifies a sensitive period in mouse hippocampal neurodevelopment","volume":"22","author":[{"family":"Fretham","given":"S. J."},{"family":"Carlson","given":"E. S."},{"family":"Wobken","given":"J."},{"family":"Tran","given":"P. V."},{"family":"Petryk","given":"A."},{"family":"Georgieff","given":"M. K."}],"issued":{"date-parts":[["2012",8]]}}}],"schema":"https://github.com/citation-style-language/schema/raw/master/csl-citation.json"} </w:instrText>
      </w:r>
      <w:r w:rsidR="00C42166">
        <w:rPr>
          <w:rFonts w:ascii="Arial" w:eastAsia="MS Mincho" w:hAnsi="Arial"/>
          <w:sz w:val="22"/>
        </w:rPr>
        <w:fldChar w:fldCharType="separate"/>
      </w:r>
      <w:r w:rsidR="00C42166" w:rsidRPr="00C42166">
        <w:rPr>
          <w:rFonts w:ascii="Arial" w:hAnsi="Arial" w:cs="Arial"/>
          <w:sz w:val="22"/>
        </w:rPr>
        <w:t>(37–40)</w:t>
      </w:r>
      <w:r w:rsidR="00C42166">
        <w:rPr>
          <w:rFonts w:ascii="Arial" w:eastAsia="MS Mincho" w:hAnsi="Arial"/>
          <w:sz w:val="22"/>
        </w:rPr>
        <w:fldChar w:fldCharType="end"/>
      </w:r>
      <w:r>
        <w:rPr>
          <w:rFonts w:ascii="Arial" w:eastAsia="Arial" w:hAnsi="Arial" w:cs="Arial"/>
          <w:sz w:val="22"/>
          <w:szCs w:val="22"/>
        </w:rPr>
        <w:t xml:space="preserve">, which are key </w:t>
      </w:r>
      <w:r>
        <w:rPr>
          <w:rFonts w:ascii="Arial" w:eastAsia="Arial" w:hAnsi="Arial" w:cs="Arial"/>
          <w:sz w:val="22"/>
          <w:szCs w:val="22"/>
        </w:rPr>
        <w:lastRenderedPageBreak/>
        <w:t xml:space="preserve">indicators of the opening and closing of critical neurodevelopmental windows, respectively </w:t>
      </w:r>
      <w:r w:rsidR="00C42166">
        <w:rPr>
          <w:rFonts w:ascii="Arial" w:eastAsia="MS Mincho" w:hAnsi="Arial"/>
          <w:sz w:val="22"/>
        </w:rPr>
        <w:fldChar w:fldCharType="begin"/>
      </w:r>
      <w:r w:rsidR="00986508">
        <w:rPr>
          <w:rFonts w:ascii="Arial" w:eastAsia="MS Mincho" w:hAnsi="Arial"/>
          <w:sz w:val="22"/>
        </w:rPr>
        <w:instrText xml:space="preserve"> ADDIN ZOTERO_ITEM CSL_CITATION {"citationID":"grI7ZEyv","properties":{"formattedCitation":"(41)","plainCitation":"(41)","noteIndex":0},"citationItems":[{"id":"7GnAdnRm/q6kbuVBJ","uris":["http://zotero.org/users/4937421/items/5VHC3DSC"],"itemData":{"id":667,"type":"article-journal","abstract":"Brain plasticity is dynamically regulated across the life span, peaking during windows of early life. Typically assessed in the physiological range of milliseconds (real time), these trajectories are also influenced on the longer timescales of developmental time (nurture) and evolutionary time (nature), which shape neural architectures that support plasticity. Properly sequenced critical periods of circuit refinement build up complex cognitive functions, such as language, from more primary modalities. Here, we consider recent progress in the biological basis of critical periods as a unifying rubric for understanding plasticity across multiple timescales. Notably, the maturation of parvalbumin-positive (PV) inhibitory neurons is pivotal. These fast-spiking cells generate gamma oscillations associated with critical period plasticity, are sensitive to circadian gene manipulation, emerge at different rates across brain regions, acquire perineuronal nets with age, and may be influenced by epigenetic factors over generations. These features provide further novel insight into the impact of early adversity and neurodevelopmental risk factors for mental disorders.","container-title":"Proceedings of the National Academy of Sciences","DOI":"10.1073/pnas.1820836117","ISSN":"0027-8424, 1091-6490","issue":"38","journalAbbreviation":"Proc. Natl. Acad. Sci. U.S.A.","language":"en","page":"23242-23251","source":"DOI.org (Crossref)","title":"Critical period regulation across multiple timescales","volume":"117","author":[{"family":"Reh","given":"Rebecca K."},{"family":"Dias","given":"Brian G."},{"family":"Nelson","given":"Charles A."},{"family":"Kaufer","given":"Daniela"},{"family":"Werker","given":"Janet F."},{"family":"Kolb","given":"Bryan"},{"family":"Levine","given":"Joel D."},{"family":"Hensch","given":"Takao K."}],"issued":{"date-parts":[["2020",9,22]]}}}],"schema":"https://github.com/citation-style-language/schema/raw/master/csl-citation.json"} </w:instrText>
      </w:r>
      <w:r w:rsidR="00C42166">
        <w:rPr>
          <w:rFonts w:ascii="Arial" w:eastAsia="MS Mincho" w:hAnsi="Arial"/>
          <w:sz w:val="22"/>
        </w:rPr>
        <w:fldChar w:fldCharType="separate"/>
      </w:r>
      <w:r w:rsidR="00C42166">
        <w:rPr>
          <w:rFonts w:ascii="Arial" w:hAnsi="Arial" w:cs="Arial"/>
          <w:sz w:val="22"/>
        </w:rPr>
        <w:t>(41)</w:t>
      </w:r>
      <w:r w:rsidR="00C42166">
        <w:rPr>
          <w:rFonts w:ascii="Arial" w:eastAsia="MS Mincho" w:hAnsi="Arial"/>
          <w:sz w:val="22"/>
        </w:rPr>
        <w:fldChar w:fldCharType="end"/>
      </w:r>
      <w:r>
        <w:rPr>
          <w:rFonts w:ascii="Arial" w:eastAsia="Arial" w:hAnsi="Arial" w:cs="Arial"/>
          <w:sz w:val="22"/>
          <w:szCs w:val="22"/>
        </w:rPr>
        <w:t xml:space="preserve">. Across the three DIVs we tested,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was the most consistently, strongly and negatively correlated gene with iron status (</w:t>
      </w:r>
      <w:r>
        <w:rPr>
          <w:rFonts w:ascii="Arial" w:eastAsia="Arial" w:hAnsi="Arial" w:cs="Arial"/>
          <w:i/>
          <w:sz w:val="22"/>
          <w:szCs w:val="22"/>
        </w:rPr>
        <w:t>Tfr1</w:t>
      </w:r>
      <w:r>
        <w:rPr>
          <w:rFonts w:ascii="Arial" w:eastAsia="Arial" w:hAnsi="Arial" w:cs="Arial"/>
          <w:sz w:val="22"/>
          <w:szCs w:val="22"/>
        </w:rPr>
        <w:t xml:space="preserve">). Thus, the reduced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expression observed in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is potentially part of an adaptive response to delay a critical developmental window because of insufficient metabolic substrate to meet the high energy requirements of this period. </w:t>
      </w:r>
      <w:commentRangeEnd w:id="49"/>
      <w:r w:rsidR="008D6D7C">
        <w:rPr>
          <w:rStyle w:val="CommentReference"/>
        </w:rPr>
        <w:commentReference w:id="49"/>
      </w:r>
    </w:p>
    <w:p w14:paraId="0000003A" w14:textId="4F691B1C" w:rsidR="0055453B" w:rsidRDefault="00045D0B">
      <w:pPr>
        <w:spacing w:line="480" w:lineRule="auto"/>
        <w:ind w:firstLine="720"/>
        <w:jc w:val="both"/>
        <w:rPr>
          <w:ins w:id="50" w:author="Tim Monko" w:date="2023-07-18T17:47:00Z"/>
          <w:rFonts w:ascii="Arial" w:eastAsia="Arial" w:hAnsi="Arial" w:cs="Arial"/>
          <w:sz w:val="22"/>
          <w:szCs w:val="22"/>
        </w:rPr>
      </w:pPr>
      <w:r>
        <w:rPr>
          <w:rFonts w:ascii="Arial" w:eastAsia="Arial" w:hAnsi="Arial" w:cs="Arial"/>
          <w:sz w:val="22"/>
          <w:szCs w:val="22"/>
        </w:rPr>
        <w:t>Our iron repletion study</w:t>
      </w:r>
      <w:r w:rsidR="00BE43CB">
        <w:rPr>
          <w:rFonts w:ascii="Arial" w:eastAsia="Arial" w:hAnsi="Arial" w:cs="Arial"/>
          <w:sz w:val="22"/>
          <w:szCs w:val="22"/>
        </w:rPr>
        <w:t xml:space="preserve"> also</w:t>
      </w:r>
      <w:r>
        <w:rPr>
          <w:rFonts w:ascii="Arial" w:eastAsia="Arial" w:hAnsi="Arial" w:cs="Arial"/>
          <w:sz w:val="22"/>
          <w:szCs w:val="22"/>
        </w:rPr>
        <w:t xml:space="preserve"> demonstrates that there is a </w:t>
      </w:r>
      <w:r w:rsidR="00BE43CB">
        <w:rPr>
          <w:rFonts w:ascii="Arial" w:eastAsia="Arial" w:hAnsi="Arial" w:cs="Arial"/>
          <w:sz w:val="22"/>
          <w:szCs w:val="22"/>
        </w:rPr>
        <w:t xml:space="preserve">long-term </w:t>
      </w:r>
      <w:r>
        <w:rPr>
          <w:rFonts w:ascii="Arial" w:eastAsia="Arial" w:hAnsi="Arial" w:cs="Arial"/>
          <w:sz w:val="22"/>
          <w:szCs w:val="22"/>
        </w:rPr>
        <w:t>cost to prolonged developmental iron deficiency</w:t>
      </w:r>
      <w:r w:rsidR="00C16BC5">
        <w:rPr>
          <w:rFonts w:ascii="Arial" w:eastAsia="Arial" w:hAnsi="Arial" w:cs="Arial"/>
          <w:sz w:val="22"/>
          <w:szCs w:val="22"/>
        </w:rPr>
        <w:t xml:space="preserve"> because </w:t>
      </w:r>
      <w:r>
        <w:rPr>
          <w:rFonts w:ascii="Arial" w:eastAsia="Arial" w:hAnsi="Arial" w:cs="Arial"/>
          <w:sz w:val="22"/>
          <w:szCs w:val="22"/>
        </w:rPr>
        <w:t xml:space="preserve">there are residual perturbations to thyroid hormone-responsive gene expression and ATP production even after neuronal iron status is restored. Dietary fetal-neonatal iron deficiency in rodents causes reduced circulating and brain thyroid hormone levels and dysregulation of thyroid hormone-responsive gene expression in the neonatal brain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C6xIjHMO","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C42166">
        <w:rPr>
          <w:rFonts w:ascii="Arial" w:hAnsi="Arial" w:cs="Arial"/>
          <w:sz w:val="22"/>
          <w:szCs w:val="22"/>
        </w:rPr>
        <w:fldChar w:fldCharType="separate"/>
      </w:r>
      <w:r w:rsidR="00C42166" w:rsidRPr="008D5182">
        <w:rPr>
          <w:rFonts w:ascii="Arial" w:hAnsi="Arial" w:cs="Arial"/>
          <w:sz w:val="22"/>
        </w:rPr>
        <w:t>(14–16)</w:t>
      </w:r>
      <w:r w:rsidR="00C42166">
        <w:rPr>
          <w:rFonts w:ascii="Arial" w:hAnsi="Arial" w:cs="Arial"/>
          <w:sz w:val="22"/>
          <w:szCs w:val="22"/>
        </w:rPr>
        <w:fldChar w:fldCharType="end"/>
      </w:r>
      <w:r>
        <w:rPr>
          <w:rFonts w:ascii="Arial" w:eastAsia="Arial" w:hAnsi="Arial" w:cs="Arial"/>
          <w:sz w:val="22"/>
          <w:szCs w:val="22"/>
        </w:rPr>
        <w:t xml:space="preserve">. This </w:t>
      </w:r>
      <w:r>
        <w:rPr>
          <w:rFonts w:ascii="Arial" w:eastAsia="Arial" w:hAnsi="Arial" w:cs="Arial"/>
          <w:i/>
          <w:sz w:val="22"/>
          <w:szCs w:val="22"/>
        </w:rPr>
        <w:t xml:space="preserve">in vivo </w:t>
      </w:r>
      <w:r>
        <w:rPr>
          <w:rFonts w:ascii="Arial" w:eastAsia="Arial" w:hAnsi="Arial" w:cs="Arial"/>
          <w:sz w:val="22"/>
          <w:szCs w:val="22"/>
        </w:rPr>
        <w:t xml:space="preserve">disruption to thyroid hormone action in the iron deficient brain is likely driven through a systemic effect, caused by impaired activity of the iron-dependent thyroid peroxidase (TPO) enzyme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{"citationID":"uuFEUacF","properties":{"formattedCitation":"(11)","plainCitation":"(11)","noteIndex":0},"citationItems":[{"id":"7GnAdnRm/YZTkyKzy","uris":["http://zotero.org/users/4937421/items/Z7CV658H"],"itemData":{"id":232,"type":"article-journal","abstract":"Studies in animals and humans have shown that iron deficiency anemia (IDA) impairs thyroid metabolism. However, the mechanism is not yet clear. The objective of this study was to investigate whether iron (Fe) deficiency lowers thyroid peroxidase (TPO) activity. TPO is a heme-containing enzyme catalyzing the two initial steps in thyroid hormone synthesis. Male weanling Sprague-Dawley rats (n = 84) were randomly assigned to seven groups. Three groups (ID-3, ID-7, ID-11) were fed an Fe-deficient diet containing 3, 7 and 11 microg Fe/g, respectively. Because IDA reduces food intake, three control groups were pair-fed Fe-sufficient diets (35 microg Fe/g) to each of the ID groups and one control group consumed food ad libitum. After 4 wk, hemoglobin, triiodothyronine (T(3)) and thyroxine (T(4)) were lower in the Fe-deficient groups than in the ad libitum control group (P &lt; 0.001). By multiple regression, food restriction had a significant, independent effect on T(4) (P &lt; 0.0001), but not on T(3). TPO activity (by both guaiacol and iodine assays) was markedly reduced by food restriction (P &lt; 0.05). IDA also independently reduced TPO activity (P &lt; 0.05). Compared with the ad libitum controls, TPO activity per thyroid determined by the guaiacol assay in the ID-3, ID-7 and ID-11 groups was decreased by 56, 45 and 33%, respectively (P &lt; 0.05). These data indicate that Fe deficiency sharply reduces TPO activity and suggest that decreased TPO activity contributes to the adverse effects of IDA on thyroid metabolism.","container-title":"J Nutr","ISSN":"0022-3166 (Print)","language":"eng","page":"1951-5","title":"Iron deficiency anemia reduces thyroid peroxidase activity in rats","volume":"132","author":[{"family":"Hess","given":"S. Y."},{"family":"Zimmermann","given":"M. B."},{"family":"Arnold","given":"M."},{"family":"Langhans","given":"W."},{"family":"Hurrell","given":"R. F."}],"issued":{"date-parts":[["2002",7]]}}}],"schema":"https://github.com/citation-style-language/schema/raw/master/csl-citation.json"}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(11)</w:t>
      </w:r>
      <w:r w:rsidR="00C42166">
        <w:rPr>
          <w:rFonts w:ascii="Arial" w:hAnsi="Arial" w:cs="Arial"/>
          <w:sz w:val="22"/>
          <w:szCs w:val="22"/>
        </w:rPr>
        <w:fldChar w:fldCharType="end"/>
      </w:r>
      <w:r>
        <w:rPr>
          <w:rFonts w:ascii="Arial" w:eastAsia="Arial" w:hAnsi="Arial" w:cs="Arial"/>
          <w:sz w:val="22"/>
          <w:szCs w:val="22"/>
        </w:rPr>
        <w:t xml:space="preserve">, which is responsible for iodination and tyrosine coupling steps of thyroid hormone synthesis in the thyroid gland. Hu </w:t>
      </w:r>
      <w:r>
        <w:rPr>
          <w:rFonts w:ascii="Arial" w:eastAsia="Arial" w:hAnsi="Arial" w:cs="Arial"/>
          <w:i/>
          <w:sz w:val="22"/>
          <w:szCs w:val="22"/>
        </w:rPr>
        <w:t>et al</w:t>
      </w:r>
      <w:r>
        <w:rPr>
          <w:rFonts w:ascii="Arial" w:eastAsia="Arial" w:hAnsi="Arial" w:cs="Arial"/>
          <w:sz w:val="22"/>
          <w:szCs w:val="22"/>
        </w:rPr>
        <w:t xml:space="preserve">., showed that dietary maternal iron deficiency impairs neonatal offspring brain thyroid hormone levels even without the brain becoming iron deficient, supporting the hypothesis that this is a downstream result of impaired thyroidal thyroid hormone synthesis </w:t>
      </w:r>
      <w:r w:rsidR="00C42166">
        <w:rPr>
          <w:rFonts w:ascii="Arial" w:hAnsi="Arial" w:cs="Arial"/>
          <w:sz w:val="22"/>
          <w:szCs w:val="22"/>
        </w:rPr>
        <w:fldChar w:fldCharType="begin"/>
      </w:r>
      <w:r w:rsidR="00986508">
        <w:rPr>
          <w:rFonts w:ascii="Arial" w:hAnsi="Arial" w:cs="Arial"/>
          <w:sz w:val="22"/>
          <w:szCs w:val="22"/>
        </w:rPr>
        <w:instrText xml:space="preserve"> ADDIN ZOTERO_ITEM CSL_CITATION {"citationID":"Sgbs5ciP","properties":{"formattedCitation":"(17)","plainCitation":"(17)","noteIndex":0},"citationItems":[{"id":"7GnAdnRm/wWbxfgXz","uris":["http://zotero.org/users/4937421/items/P2CC233S"],"itemData":{"id":593,"type":"article-journal","abstract":"Background: Both perinatal hypothyroxinemia and perinatal iron deﬁciency (ID) are associated with poor neurodevelopment in offspring. Iron is an important component of thyroid peroxidase, a key enzyme in the synthesis of thyroid hormone. The authors’ previous study demonstrated that perinatal ID can lead to maternal hypothyroxinemia during pregnancy. The goal of this study was to determine whether perinatal ID-associated hypothyroxinemia can cause brain defects prior to neonatal brain iron depletion.\nMethods: Two rat models were established to imitate the two common types of maternal ID (mild ID with anemia [ID + A] and ID without anemia [ID – A]), and iron limitation was initiated two weeks before pregnancy. Maternal and neonatal thyroid hormones in serum were analyzed at postnatal day (P) 0 and P10. Neonatal thyroid hormone, as well as mRNA expression of some thyroid hormone–responsive genes in the cerebral cortex and hippocampus, were measured at P10. Serum iron and brain iron concentrations were analyzed by inductively coupled plasma mass spectrometry. Liver iron concentration was determined using graphite furnace atomic absorption spectroscopy. Hemoglobin was analyzed with an automated blood coagulation analyzer. Surface righting reﬂex and vibrissae-evoked forelimb placing were measured to assess the sensorimotor behaviors.\nResults: It was found that pre-pregnant mild ID resulted in maternal hypothyroxinemia, which lasted from gestation day 13 to P10. Pre-pregnant mild ID decreased the neonatal brain total triiodothyronine level at P10. Consistent with a low total triiodothyronine level, the mRNA expression of some thyroid hormone–responsive genes (Mbp, RC3, and Srg1) were signiﬁcantly reduced in the neonatal cerebral cortex and hippocampus in both ID rat models at P10. Furthermore, ID rat pups at P10 showed retarded sensorimotor skills. No signiﬁcant difference was found between the control and the ID pups in terms of iron concentrations in the neonatal brain at P10.\nConclusions: This study demonstrates that perinatal ID-associated hypothyroxinemia is sufﬁcient to impair early brain development, regardless of whether the neonatal brain iron level is normal, and monitoring thyroid hormone level is indicated in ID pregnant women.","container-title":"Thyroid","DOI":"10.1089/thy.2015.0293","ISSN":"1050-7256, 1557-9077","issue":"7","journalAbbreviation":"Thyroid","language":"en","page":"891-900","source":"DOI.org (Crossref)","title":"Perinatal Iron Deficiency-Induced Hypothyroxinemia Impairs Early Brain Development Regardless of Normal Iron Levels in the Neonatal Brain","volume":"26","author":[{"family":"Hu","given":"Xiaona"},{"family":"Wang","given":"Ranran"},{"family":"Shan","given":"Zhongyan"},{"family":"Dong","given":"Yujie"},{"family":"Zheng","given":"Hongzhi"},{"family":"Jesse","given":"Forrest Fabian"},{"family":"Rao","given":"Elizabeth"},{"family":"Takahashi","given":"Eiki"},{"family":"Li","given":"Weidong"},{"family":"Teng","given":"Weiping"},{"family":"Teng","given":"Xiaochun"}],"issued":{"date-parts":[["2016",7]]}}}],"schema":"https://github.com/citation-style-language/schema/raw/master/csl-citation.json"} </w:instrText>
      </w:r>
      <w:r w:rsidR="00C42166">
        <w:rPr>
          <w:rFonts w:ascii="Arial" w:hAnsi="Arial" w:cs="Arial"/>
          <w:sz w:val="22"/>
          <w:szCs w:val="22"/>
        </w:rPr>
        <w:fldChar w:fldCharType="separate"/>
      </w:r>
      <w:r w:rsidR="00C42166">
        <w:rPr>
          <w:rFonts w:ascii="Arial" w:hAnsi="Arial" w:cs="Arial"/>
          <w:sz w:val="22"/>
        </w:rPr>
        <w:t>(17)</w:t>
      </w:r>
      <w:r w:rsidR="00C42166">
        <w:rPr>
          <w:rFonts w:ascii="Arial" w:hAnsi="Arial" w:cs="Arial"/>
          <w:sz w:val="22"/>
          <w:szCs w:val="22"/>
        </w:rPr>
        <w:fldChar w:fldCharType="end"/>
      </w:r>
      <w:r>
        <w:rPr>
          <w:rFonts w:ascii="Arial" w:eastAsia="Arial" w:hAnsi="Arial" w:cs="Arial"/>
          <w:sz w:val="22"/>
          <w:szCs w:val="22"/>
        </w:rPr>
        <w:t xml:space="preserve">. Given the critical importance of maintaining normal levels of both iron and thyroid hormone for proper brain development, concurrent alterations in both iron and thyroid hormone status would generate a “double hit” to the developing brain and result in poorer outcomes than either condition alone. Although neuronal iron and thyroid hormone coordination could be adaptive in the short-term, it is likely maladaptive in the long-term if thyroid hormone action is unable to be restored to normal with iron </w:t>
      </w:r>
      <w:commentRangeStart w:id="51"/>
      <w:commentRangeStart w:id="52"/>
      <w:r>
        <w:rPr>
          <w:rFonts w:ascii="Arial" w:eastAsia="Arial" w:hAnsi="Arial" w:cs="Arial"/>
          <w:sz w:val="22"/>
          <w:szCs w:val="22"/>
        </w:rPr>
        <w:t>repletion.</w:t>
      </w:r>
      <w:commentRangeEnd w:id="51"/>
      <w:r w:rsidR="00D83092">
        <w:rPr>
          <w:rStyle w:val="CommentReference"/>
        </w:rPr>
        <w:commentReference w:id="51"/>
      </w:r>
      <w:commentRangeEnd w:id="52"/>
      <w:r w:rsidR="001E18A1">
        <w:rPr>
          <w:rStyle w:val="CommentReference"/>
        </w:rPr>
        <w:commentReference w:id="52"/>
      </w:r>
    </w:p>
    <w:p w14:paraId="7ABF38FB" w14:textId="125A51D3" w:rsidR="00EE354F" w:rsidDel="00C47502" w:rsidRDefault="00EE354F">
      <w:pPr>
        <w:spacing w:line="480" w:lineRule="auto"/>
        <w:ind w:firstLine="720"/>
        <w:jc w:val="both"/>
        <w:rPr>
          <w:del w:id="53" w:author="Tim Monko" w:date="2023-07-18T18:00:00Z"/>
          <w:rFonts w:ascii="Arial" w:eastAsia="Arial" w:hAnsi="Arial" w:cs="Arial"/>
          <w:sz w:val="22"/>
          <w:szCs w:val="22"/>
        </w:rPr>
      </w:pPr>
    </w:p>
    <w:p w14:paraId="1C0D38BD" w14:textId="5DA6ECC1" w:rsidR="008F21EF" w:rsidRDefault="008F21EF" w:rsidP="008F21EF">
      <w:pPr>
        <w:spacing w:line="480" w:lineRule="auto"/>
        <w:ind w:firstLine="720"/>
        <w:jc w:val="both"/>
        <w:rPr>
          <w:rFonts w:ascii="Arial" w:eastAsia="Arial" w:hAnsi="Arial" w:cs="Arial"/>
          <w:sz w:val="22"/>
          <w:szCs w:val="22"/>
        </w:rPr>
      </w:pPr>
      <w:r>
        <w:rPr>
          <w:rFonts w:ascii="Arial" w:eastAsia="Arial" w:hAnsi="Arial" w:cs="Arial"/>
          <w:sz w:val="22"/>
          <w:szCs w:val="22"/>
        </w:rPr>
        <w:t xml:space="preserve">Outside of thyroid hormone synthesis in the thyroid gland, there are no known iron dependent mechanisms directly controlling intracellular thyroid hormone metabolism, transport, or availability. </w:t>
      </w:r>
      <w:ins w:id="54" w:author="Tim Monko" w:date="2023-07-18T17:55:00Z">
        <w:r w:rsidR="00C47502">
          <w:rPr>
            <w:rFonts w:ascii="Arial" w:eastAsia="Arial" w:hAnsi="Arial" w:cs="Arial"/>
            <w:sz w:val="22"/>
            <w:szCs w:val="22"/>
          </w:rPr>
          <w:t xml:space="preserve">However, </w:t>
        </w:r>
      </w:ins>
      <w:ins w:id="55" w:author="Tim Monko" w:date="2023-07-18T17:59:00Z">
        <w:r w:rsidR="00C47502">
          <w:rPr>
            <w:rFonts w:ascii="Arial" w:eastAsia="Arial" w:hAnsi="Arial" w:cs="Arial"/>
            <w:sz w:val="22"/>
            <w:szCs w:val="22"/>
          </w:rPr>
          <w:t xml:space="preserve">an </w:t>
        </w:r>
      </w:ins>
      <w:ins w:id="56" w:author="Tim Monko" w:date="2023-07-18T17:55:00Z">
        <w:r w:rsidR="00C47502">
          <w:rPr>
            <w:rFonts w:ascii="Arial" w:eastAsia="Arial" w:hAnsi="Arial" w:cs="Arial"/>
            <w:sz w:val="22"/>
            <w:szCs w:val="22"/>
          </w:rPr>
          <w:t xml:space="preserve">epigenetic </w:t>
        </w:r>
      </w:ins>
      <w:ins w:id="57" w:author="Tim Monko" w:date="2023-07-18T17:57:00Z">
        <w:r w:rsidR="00C47502">
          <w:rPr>
            <w:rFonts w:ascii="Arial" w:eastAsia="Arial" w:hAnsi="Arial" w:cs="Arial"/>
            <w:sz w:val="22"/>
            <w:szCs w:val="22"/>
          </w:rPr>
          <w:t>mechanism</w:t>
        </w:r>
      </w:ins>
      <w:commentRangeStart w:id="58"/>
      <w:ins w:id="59" w:author="Tim Monko" w:date="2023-07-18T17:56:00Z">
        <w:r w:rsidR="00C47502">
          <w:rPr>
            <w:rFonts w:ascii="Arial" w:eastAsia="Arial" w:hAnsi="Arial" w:cs="Arial"/>
            <w:sz w:val="22"/>
            <w:szCs w:val="22"/>
          </w:rPr>
          <w:t xml:space="preserve">—as suggested by the </w:t>
        </w:r>
      </w:ins>
      <w:ins w:id="60" w:author="Tim Monko" w:date="2023-07-18T18:57:00Z">
        <w:r w:rsidR="001E18A1">
          <w:rPr>
            <w:rFonts w:ascii="Arial" w:eastAsia="Arial" w:hAnsi="Arial" w:cs="Arial"/>
            <w:sz w:val="22"/>
            <w:szCs w:val="22"/>
          </w:rPr>
          <w:t xml:space="preserve">Developmental Origins </w:t>
        </w:r>
        <w:r w:rsidR="001E18A1">
          <w:rPr>
            <w:rFonts w:ascii="Arial" w:eastAsia="Arial" w:hAnsi="Arial" w:cs="Arial"/>
            <w:sz w:val="22"/>
            <w:szCs w:val="22"/>
          </w:rPr>
          <w:lastRenderedPageBreak/>
          <w:t>of Health and Disease (</w:t>
        </w:r>
        <w:proofErr w:type="spellStart"/>
        <w:r w:rsidR="001E18A1">
          <w:rPr>
            <w:rFonts w:ascii="Arial" w:eastAsia="Arial" w:hAnsi="Arial" w:cs="Arial"/>
            <w:sz w:val="22"/>
            <w:szCs w:val="22"/>
          </w:rPr>
          <w:t>D</w:t>
        </w:r>
      </w:ins>
      <w:ins w:id="61" w:author="Tim Monko" w:date="2023-07-18T17:56:00Z">
        <w:r w:rsidR="00C47502">
          <w:rPr>
            <w:rFonts w:ascii="Arial" w:eastAsia="Arial" w:hAnsi="Arial" w:cs="Arial"/>
            <w:sz w:val="22"/>
            <w:szCs w:val="22"/>
          </w:rPr>
          <w:t>OHaD</w:t>
        </w:r>
      </w:ins>
      <w:proofErr w:type="spellEnd"/>
      <w:ins w:id="62" w:author="Tim Monko" w:date="2023-07-18T18:57:00Z">
        <w:r w:rsidR="001E18A1">
          <w:rPr>
            <w:rFonts w:ascii="Arial" w:eastAsia="Arial" w:hAnsi="Arial" w:cs="Arial"/>
            <w:sz w:val="22"/>
            <w:szCs w:val="22"/>
          </w:rPr>
          <w:t>)</w:t>
        </w:r>
      </w:ins>
      <w:ins w:id="63" w:author="Tim Monko" w:date="2023-07-18T17:56:00Z">
        <w:r w:rsidR="00C47502">
          <w:rPr>
            <w:rFonts w:ascii="Arial" w:eastAsia="Arial" w:hAnsi="Arial" w:cs="Arial"/>
            <w:sz w:val="22"/>
            <w:szCs w:val="22"/>
          </w:rPr>
          <w:t xml:space="preserve"> hypothesis—</w:t>
        </w:r>
      </w:ins>
      <w:commentRangeEnd w:id="58"/>
      <w:ins w:id="64" w:author="Tim Monko" w:date="2023-07-18T18:41:00Z">
        <w:r w:rsidR="00986508">
          <w:rPr>
            <w:rStyle w:val="CommentReference"/>
          </w:rPr>
          <w:commentReference w:id="58"/>
        </w:r>
      </w:ins>
      <w:ins w:id="65" w:author="Tim Monko" w:date="2023-07-18T17:56:00Z">
        <w:r w:rsidR="00C47502">
          <w:rPr>
            <w:rFonts w:ascii="Arial" w:eastAsia="Arial" w:hAnsi="Arial" w:cs="Arial"/>
            <w:sz w:val="22"/>
            <w:szCs w:val="22"/>
          </w:rPr>
          <w:t xml:space="preserve">could result </w:t>
        </w:r>
      </w:ins>
      <w:ins w:id="66" w:author="Tim Monko" w:date="2023-07-18T17:57:00Z">
        <w:r w:rsidR="00C47502">
          <w:rPr>
            <w:rFonts w:ascii="Arial" w:eastAsia="Arial" w:hAnsi="Arial" w:cs="Arial"/>
            <w:sz w:val="22"/>
            <w:szCs w:val="22"/>
          </w:rPr>
          <w:t>in long-term thyroid hormone homeostatic</w:t>
        </w:r>
      </w:ins>
      <w:ins w:id="67" w:author="Tim Monko" w:date="2023-07-18T17:58:00Z">
        <w:r w:rsidR="00C47502">
          <w:rPr>
            <w:rFonts w:ascii="Arial" w:eastAsia="Arial" w:hAnsi="Arial" w:cs="Arial"/>
            <w:sz w:val="22"/>
            <w:szCs w:val="22"/>
          </w:rPr>
          <w:t xml:space="preserve"> changes</w:t>
        </w:r>
      </w:ins>
      <w:ins w:id="68" w:author="Tim Monko" w:date="2023-07-18T18:41:00Z">
        <w:r w:rsidR="00986508">
          <w:rPr>
            <w:rFonts w:ascii="Arial" w:eastAsia="Arial" w:hAnsi="Arial" w:cs="Arial"/>
            <w:sz w:val="22"/>
            <w:szCs w:val="22"/>
          </w:rPr>
          <w:t xml:space="preserve"> despite repletion of iron deficiency</w:t>
        </w:r>
      </w:ins>
      <w:ins w:id="69" w:author="Tim Monko" w:date="2023-07-18T18:49:00Z">
        <w:r w:rsidR="00986508">
          <w:rPr>
            <w:rFonts w:ascii="Arial" w:eastAsia="Arial" w:hAnsi="Arial" w:cs="Arial"/>
            <w:sz w:val="22"/>
            <w:szCs w:val="22"/>
          </w:rPr>
          <w:t xml:space="preserve"> </w:t>
        </w:r>
      </w:ins>
      <w:r w:rsidR="00986508">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{"citationID":"UCmWXMzJ","properties":{"formattedCitation":"(42,43)","plainCitation":"(42,43)","noteIndex":0},"citationItems":[{"id":3211,"uris":["http://zotero.org/users/3858126/items/9GIZCMXA"],"itemData":{"id":3211,"type":"article-journal","container-title":"Maternal and Child Nutrition","DOI":"10.1111/j.1740-8709.2005.00020.x","ISSN":"1740-8695, 1740-8709","issue":"3","journalAbbreviation":"Maternal and Child Nutrition","language":"en","page":"130-141","source":"DOI.org (Crossref)","title":"The developmental origins of adult disease","volume":"1","author":[{"family":"Gluckman","given":"Peter D."},{"family":"Hanson","given":"Mark A."},{"family":"Pinal","given":"Catherine"}],"issued":{"date-parts":[["2005",7]]},"citation-key":"gluckmanDevelopmentalOriginsAdult2005"}},{"id":3213,"uris":["http://zotero.org/users/3858126/items/H2SR687B"],"itemData":{"id":3213,"type":"article-journal","abstract":"Developmental origins of health and disease (DOHaD) is the study of how the early life environment can impact the risk of chronic diseases from childhood to adulthood and the mechanisms involved. Epigenetic modifications such as DNA methylation, histone modifications and non-coding RNAs are involved in mediating how early life environment impacts later health. This review is a summary of the Epigenetics and DOHaD workshop held at the 2016 DOHaD Society of Australia and New Zealand Conference. Our extensive knowledge of how the early life environment impacts later risk for chronic disease would not have been possible without animal models. In this review we highlight some animal model examples that demonstrate how an adverse early life exposure results in epigenetic and gene expression changes that may contribute to increased risk of chronic disease later in life. Type 2 diabetes and cardiovascular disease are chronic diseases with an increasing incidence due to the increased number of children and adults that are obese. Epigenetic changes such as DNA methylation have been shown to be associated with metabolic health measures and potentially predict future metabolic health status. Although more difficult to elucidate in humans, recent studies suggest that DNA methylation may be one of the epigenetic mechanisms that mediates the effects of early life exposures on later life risk of obesity and obesity related diseases. Finally, we discuss the role of the microbiome and how it is a new player in developmental programming and mediating early life exposures on later risk of chronic disease.","container-title":"Journal of Developmental Origins of Health and Disease","DOI":"10.1017/S2040174417000733","ISSN":"2040-1752","issue":"5","journalAbbreviation":"J Dev Orig Health Dis","language":"eng","note":"PMID: 28889823","page":"513-519","source":"PubMed","title":"Epigenetics and DOHaD: from basics to birth and beyond","title-short":"Epigenetics and DOHaD","volume":"8","author":[{"family":"Bianco-Miotto","given":"T."},{"family":"Craig","given":"J. M."},{"family":"Gasser","given":"Y. P."},{"family":"Dijk","given":"S. J.","non-dropping-particle":"van"},{"family":"Ozanne","given":"S. E."}],"issued":{"date-parts":[["2017",10]]},"citation-key":"bianco-miottoEpigeneticsDOHaDBasics2017"}}],"schema":"https://github.com/citation-style-language/schema/raw/master/csl-citation.json"} </w:instrText>
      </w:r>
      <w:r w:rsidR="00986508">
        <w:rPr>
          <w:rFonts w:ascii="Arial" w:eastAsia="Arial" w:hAnsi="Arial" w:cs="Arial"/>
          <w:sz w:val="22"/>
          <w:szCs w:val="22"/>
        </w:rPr>
        <w:fldChar w:fldCharType="separate"/>
      </w:r>
      <w:r w:rsidR="001E18A1" w:rsidRPr="001E18A1">
        <w:rPr>
          <w:rFonts w:ascii="Arial" w:hAnsi="Arial" w:cs="Arial"/>
          <w:sz w:val="22"/>
        </w:rPr>
        <w:t>(42,43)</w:t>
      </w:r>
      <w:r w:rsidR="00986508">
        <w:rPr>
          <w:rFonts w:ascii="Arial" w:eastAsia="Arial" w:hAnsi="Arial" w:cs="Arial"/>
          <w:sz w:val="22"/>
          <w:szCs w:val="22"/>
        </w:rPr>
        <w:fldChar w:fldCharType="end"/>
      </w:r>
      <w:ins w:id="70" w:author="Tim Monko" w:date="2023-07-18T18:50:00Z">
        <w:r w:rsidR="001E18A1">
          <w:rPr>
            <w:rFonts w:ascii="Arial" w:eastAsia="Arial" w:hAnsi="Arial" w:cs="Arial"/>
            <w:sz w:val="22"/>
            <w:szCs w:val="22"/>
          </w:rPr>
          <w:t xml:space="preserve">. </w:t>
        </w:r>
      </w:ins>
      <w:ins w:id="71" w:author="Tim Monko" w:date="2023-07-18T17:58:00Z">
        <w:r w:rsidR="00C47502">
          <w:rPr>
            <w:rFonts w:ascii="Arial" w:eastAsia="Arial" w:hAnsi="Arial" w:cs="Arial"/>
            <w:sz w:val="22"/>
            <w:szCs w:val="22"/>
          </w:rPr>
          <w:t xml:space="preserve">The epigenetic </w:t>
        </w:r>
      </w:ins>
      <w:ins w:id="72" w:author="Tim Monko" w:date="2023-07-18T17:59:00Z">
        <w:r w:rsidR="00C47502">
          <w:rPr>
            <w:rFonts w:ascii="Arial" w:eastAsia="Arial" w:hAnsi="Arial" w:cs="Arial"/>
            <w:sz w:val="22"/>
            <w:szCs w:val="22"/>
          </w:rPr>
          <w:t>proteins</w:t>
        </w:r>
      </w:ins>
      <w:del w:id="73" w:author="Tim Monko" w:date="2023-07-18T17:58:00Z">
        <w:r w:rsidDel="00C47502">
          <w:rPr>
            <w:rFonts w:ascii="Arial" w:eastAsia="Arial" w:hAnsi="Arial" w:cs="Arial"/>
            <w:sz w:val="22"/>
            <w:szCs w:val="22"/>
          </w:rPr>
          <w:delText>However, the</w:delText>
        </w:r>
      </w:del>
      <w:r>
        <w:rPr>
          <w:rFonts w:ascii="Arial" w:eastAsia="Arial" w:hAnsi="Arial" w:cs="Arial"/>
          <w:sz w:val="22"/>
          <w:szCs w:val="22"/>
        </w:rPr>
        <w:t xml:space="preserve"> </w:t>
      </w:r>
      <w:proofErr w:type="spellStart"/>
      <w:r>
        <w:rPr>
          <w:rFonts w:ascii="Arial" w:eastAsia="Arial" w:hAnsi="Arial" w:cs="Arial"/>
          <w:sz w:val="22"/>
          <w:szCs w:val="22"/>
        </w:rPr>
        <w:t>jumonji</w:t>
      </w:r>
      <w:proofErr w:type="spellEnd"/>
      <w:r>
        <w:rPr>
          <w:rFonts w:ascii="Arial" w:eastAsia="Arial" w:hAnsi="Arial" w:cs="Arial"/>
          <w:sz w:val="22"/>
          <w:szCs w:val="22"/>
        </w:rPr>
        <w:t xml:space="preserve"> C domain (</w:t>
      </w:r>
      <w:proofErr w:type="spellStart"/>
      <w:r>
        <w:rPr>
          <w:rFonts w:ascii="Arial" w:eastAsia="Arial" w:hAnsi="Arial" w:cs="Arial"/>
          <w:sz w:val="22"/>
          <w:szCs w:val="22"/>
        </w:rPr>
        <w:t>JmjC</w:t>
      </w:r>
      <w:proofErr w:type="spellEnd"/>
      <w:r>
        <w:rPr>
          <w:rFonts w:ascii="Arial" w:eastAsia="Arial" w:hAnsi="Arial" w:cs="Arial"/>
          <w:sz w:val="22"/>
          <w:szCs w:val="22"/>
        </w:rPr>
        <w:t xml:space="preserve">) containing family of histone demethylases and the ten-eleven translocation (Tet) family of </w:t>
      </w:r>
      <w:proofErr w:type="spellStart"/>
      <w:r>
        <w:rPr>
          <w:rFonts w:ascii="Arial" w:eastAsia="Arial" w:hAnsi="Arial" w:cs="Arial"/>
          <w:sz w:val="22"/>
          <w:szCs w:val="22"/>
        </w:rPr>
        <w:t>methylcytosine</w:t>
      </w:r>
      <w:proofErr w:type="spellEnd"/>
      <w:r>
        <w:rPr>
          <w:rFonts w:ascii="Arial" w:eastAsia="Arial" w:hAnsi="Arial" w:cs="Arial"/>
          <w:sz w:val="22"/>
          <w:szCs w:val="22"/>
        </w:rPr>
        <w:t xml:space="preserve"> dioxygenases require iron for their </w:t>
      </w:r>
      <w:del w:id="74" w:author="Tim Monko" w:date="2023-07-18T17:59:00Z">
        <w:r w:rsidDel="00C47502">
          <w:rPr>
            <w:rFonts w:ascii="Arial" w:eastAsia="Arial" w:hAnsi="Arial" w:cs="Arial"/>
            <w:sz w:val="22"/>
            <w:szCs w:val="22"/>
          </w:rPr>
          <w:delText xml:space="preserve">epigenetic </w:delText>
        </w:r>
      </w:del>
      <w:r>
        <w:rPr>
          <w:rFonts w:ascii="Arial" w:eastAsia="Arial" w:hAnsi="Arial" w:cs="Arial"/>
          <w:sz w:val="22"/>
          <w:szCs w:val="22"/>
        </w:rPr>
        <w:t>enzymatic activities</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{"citationID":"Yqhoo42B","properties":{"formattedCitation":"(19)","plainCitation":"(19)","noteIndex":0},"citationItems":[{"id":"7GnAdnRm/tC6O4Bcd","uris":["http://zotero.org/users/4937421/items/G78UA6RV"],"itemData":{"id":2149,"type":"article-journal","abstract":"Iron deficiency (ID) anemia is the foremost micronutrient deficiency worldwide, affecting around 40% of pregnant women and young children. ID during the prenatal and early postnatal periods has a pronounced effect on neurodevelopment, resulting in long-term effects such as cognitive impairment and increased risk for neuropsychiatric disorders. Treatment of ID has been complicated as it does not always resolve the long-lasting neurodevelopmental deficits. In animal models, developmental ID results in abnormal hippocampal structure and function associated with dysregulation of genes involved in neurotransmission and synaptic plasticity. Dysregulation of these genes is a likely proximate cause of the life-long deficits that follow developmental ID. However, a direct functional link between iron and gene dysregulation has yet to be elucidated. Iron-dependent epigenetic modifications are one mechanism by which ID could alter gene expression across the lifespan. The jumonji and AT-rich interaction domain-containing (JARID) protein and the Ten-Eleven Translocation (TET) proteins are two families of iron-dependent epigenetic modifiers that play critical roles during neural development by establishing proper gene regulation during critical periods of brain development. Therefore, JARIDs and TETs can contribute to the iron-mediated epigenetic mechanisms by which early-life ID directly causes stable changes in gene regulation across the life span.","container-title":"Nutrients","DOI":"10.3390/nu13113857","ISSN":"2072-6643","issue":"11","journalAbbreviation":"Nutrients","language":"eng","note":"PMID: 34836113\nPMCID: PMC8623089","page":"3857","source":"PubMed","title":"Early-Life Iron Deficiency Anemia Programs the Hippocampal Epigenomic Landscape","volume":"13","author":[{"family":"Barks","given":"Amanda K."},{"family":"Liu","given":"Shirelle X."},{"family":"Georgieff","given":"Michael K."},{"family":"Hallstrom","given":"Timothy C."},{"family":"Tran","given":"Phu V."}],"issued":{"date-parts":[["2021",10,28]]}}}],"schema":"https://github.com/citation-style-language/schema/raw/master/csl-citation.json"} </w:instrText>
      </w:r>
      <w:r w:rsidR="00C42166">
        <w:rPr>
          <w:rFonts w:ascii="Arial" w:eastAsia="Arial" w:hAnsi="Arial" w:cs="Arial"/>
          <w:sz w:val="22"/>
          <w:szCs w:val="22"/>
        </w:rPr>
        <w:fldChar w:fldCharType="separate"/>
      </w:r>
      <w:r w:rsidR="00C42166">
        <w:rPr>
          <w:rFonts w:ascii="Arial" w:eastAsia="Arial" w:hAnsi="Arial" w:cs="Arial"/>
          <w:noProof/>
          <w:sz w:val="22"/>
          <w:szCs w:val="22"/>
        </w:rPr>
        <w:t>(19)</w:t>
      </w:r>
      <w:r w:rsidR="00C42166">
        <w:rPr>
          <w:rFonts w:ascii="Arial" w:eastAsia="Arial" w:hAnsi="Arial" w:cs="Arial"/>
          <w:sz w:val="22"/>
          <w:szCs w:val="22"/>
        </w:rPr>
        <w:fldChar w:fldCharType="end"/>
      </w:r>
      <w:r>
        <w:rPr>
          <w:rFonts w:ascii="Arial" w:eastAsia="Arial" w:hAnsi="Arial" w:cs="Arial"/>
          <w:sz w:val="22"/>
          <w:szCs w:val="22"/>
        </w:rPr>
        <w:t xml:space="preserve">, including in regulation of thyroid hormone receptor-controlled gene transcription. Two </w:t>
      </w:r>
      <w:proofErr w:type="spellStart"/>
      <w:r>
        <w:rPr>
          <w:rFonts w:ascii="Arial" w:eastAsia="Arial" w:hAnsi="Arial" w:cs="Arial"/>
          <w:sz w:val="22"/>
          <w:szCs w:val="22"/>
        </w:rPr>
        <w:t>JmjC</w:t>
      </w:r>
      <w:proofErr w:type="spellEnd"/>
      <w:r>
        <w:rPr>
          <w:rFonts w:ascii="Arial" w:eastAsia="Arial" w:hAnsi="Arial" w:cs="Arial"/>
          <w:sz w:val="22"/>
          <w:szCs w:val="22"/>
        </w:rPr>
        <w:t xml:space="preserve"> domain containing proteins</w:t>
      </w:r>
      <w:ins w:id="75" w:author="Tim Monko" w:date="2023-07-18T12:10:00Z">
        <w:r w:rsidR="003D78BD">
          <w:rPr>
            <w:rFonts w:ascii="Arial" w:eastAsia="Arial" w:hAnsi="Arial" w:cs="Arial"/>
            <w:sz w:val="22"/>
            <w:szCs w:val="22"/>
          </w:rPr>
          <w:t>, Hairless (</w:t>
        </w:r>
        <w:proofErr w:type="spellStart"/>
        <w:r w:rsidR="003D78BD">
          <w:rPr>
            <w:rFonts w:ascii="Arial" w:eastAsia="Arial" w:hAnsi="Arial" w:cs="Arial"/>
            <w:i/>
            <w:sz w:val="22"/>
            <w:szCs w:val="22"/>
          </w:rPr>
          <w:t>Hr</w:t>
        </w:r>
        <w:proofErr w:type="spellEnd"/>
        <w:r w:rsidR="003D78BD">
          <w:rPr>
            <w:rFonts w:ascii="Arial" w:eastAsia="Arial" w:hAnsi="Arial" w:cs="Arial"/>
            <w:sz w:val="22"/>
            <w:szCs w:val="22"/>
          </w:rPr>
          <w:t>) and Jmjd1c/Trip8,</w:t>
        </w:r>
      </w:ins>
      <w:r>
        <w:rPr>
          <w:rFonts w:ascii="Arial" w:eastAsia="Arial" w:hAnsi="Arial" w:cs="Arial"/>
          <w:sz w:val="22"/>
          <w:szCs w:val="22"/>
        </w:rPr>
        <w:t xml:space="preserve"> </w:t>
      </w:r>
      <w:del w:id="76" w:author="Tim Monko" w:date="2023-07-18T12:11:00Z">
        <w:r w:rsidDel="003D78BD">
          <w:rPr>
            <w:rFonts w:ascii="Arial" w:eastAsia="Arial" w:hAnsi="Arial" w:cs="Arial"/>
            <w:sz w:val="22"/>
            <w:szCs w:val="22"/>
          </w:rPr>
          <w:delText xml:space="preserve">that </w:delText>
        </w:r>
      </w:del>
      <w:r>
        <w:rPr>
          <w:rFonts w:ascii="Arial" w:eastAsia="Arial" w:hAnsi="Arial" w:cs="Arial"/>
          <w:sz w:val="22"/>
          <w:szCs w:val="22"/>
        </w:rPr>
        <w:t>are widely expressed throughout the developing brain</w:t>
      </w:r>
      <w:del w:id="77" w:author="Tim Monko" w:date="2023-07-18T12:10:00Z">
        <w:r w:rsidDel="003D78BD">
          <w:rPr>
            <w:rFonts w:ascii="Arial" w:eastAsia="Arial" w:hAnsi="Arial" w:cs="Arial"/>
            <w:sz w:val="22"/>
            <w:szCs w:val="22"/>
          </w:rPr>
          <w:delText>, Hairless (</w:delText>
        </w:r>
        <w:r w:rsidDel="003D78BD">
          <w:rPr>
            <w:rFonts w:ascii="Arial" w:eastAsia="Arial" w:hAnsi="Arial" w:cs="Arial"/>
            <w:i/>
            <w:sz w:val="22"/>
            <w:szCs w:val="22"/>
          </w:rPr>
          <w:delText>Hr</w:delText>
        </w:r>
        <w:r w:rsidDel="003D78BD">
          <w:rPr>
            <w:rFonts w:ascii="Arial" w:eastAsia="Arial" w:hAnsi="Arial" w:cs="Arial"/>
            <w:sz w:val="22"/>
            <w:szCs w:val="22"/>
          </w:rPr>
          <w:delText>) and Jmjd1c/Trip8,</w:delText>
        </w:r>
      </w:del>
      <w:r>
        <w:rPr>
          <w:rFonts w:ascii="Arial" w:eastAsia="Arial" w:hAnsi="Arial" w:cs="Arial"/>
          <w:sz w:val="22"/>
          <w:szCs w:val="22"/>
        </w:rPr>
        <w:t xml:space="preserve"> </w:t>
      </w:r>
      <w:del w:id="78" w:author="Tim Monko" w:date="2023-07-18T12:11:00Z">
        <w:r w:rsidDel="003D78BD">
          <w:rPr>
            <w:rFonts w:ascii="Arial" w:eastAsia="Arial" w:hAnsi="Arial" w:cs="Arial"/>
            <w:sz w:val="22"/>
            <w:szCs w:val="22"/>
          </w:rPr>
          <w:delText xml:space="preserve">are </w:delText>
        </w:r>
      </w:del>
      <w:ins w:id="79" w:author="Tim Monko" w:date="2023-07-18T12:11:00Z">
        <w:r w:rsidR="003D78BD">
          <w:rPr>
            <w:rFonts w:ascii="Arial" w:eastAsia="Arial" w:hAnsi="Arial" w:cs="Arial"/>
            <w:sz w:val="22"/>
            <w:szCs w:val="22"/>
          </w:rPr>
          <w:t>and are</w:t>
        </w:r>
      </w:ins>
      <w:del w:id="80" w:author="Tim Monko" w:date="2023-07-18T12:11:00Z">
        <w:r w:rsidDel="003D78BD">
          <w:rPr>
            <w:rFonts w:ascii="Arial" w:eastAsia="Arial" w:hAnsi="Arial" w:cs="Arial"/>
            <w:sz w:val="22"/>
            <w:szCs w:val="22"/>
          </w:rPr>
          <w:delText>also</w:delText>
        </w:r>
      </w:del>
      <w:r>
        <w:rPr>
          <w:rFonts w:ascii="Arial" w:eastAsia="Arial" w:hAnsi="Arial" w:cs="Arial"/>
          <w:sz w:val="22"/>
          <w:szCs w:val="22"/>
        </w:rPr>
        <w:t xml:space="preserve"> </w:t>
      </w:r>
      <w:r w:rsidR="00224881">
        <w:rPr>
          <w:rFonts w:ascii="Arial" w:eastAsia="Arial" w:hAnsi="Arial" w:cs="Arial"/>
          <w:sz w:val="22"/>
          <w:szCs w:val="22"/>
        </w:rPr>
        <w:t xml:space="preserve">known </w:t>
      </w:r>
      <w:r>
        <w:rPr>
          <w:rFonts w:ascii="Arial" w:eastAsia="Arial" w:hAnsi="Arial" w:cs="Arial"/>
          <w:sz w:val="22"/>
          <w:szCs w:val="22"/>
        </w:rPr>
        <w:t>thyroid hormone receptor co-regulators</w:t>
      </w:r>
      <w:del w:id="81" w:author="Tim Monko" w:date="2023-07-18T12:11:00Z">
        <w:r w:rsidDel="003D78BD">
          <w:rPr>
            <w:rFonts w:ascii="Arial" w:eastAsia="Arial" w:hAnsi="Arial" w:cs="Arial"/>
            <w:sz w:val="22"/>
            <w:szCs w:val="22"/>
          </w:rPr>
          <w:delText>, and</w:delText>
        </w:r>
      </w:del>
      <w:ins w:id="82" w:author="Tim Monko" w:date="2023-07-18T12:11:00Z">
        <w:r w:rsidR="003D78BD">
          <w:rPr>
            <w:rFonts w:ascii="Arial" w:eastAsia="Arial" w:hAnsi="Arial" w:cs="Arial"/>
            <w:sz w:val="22"/>
            <w:szCs w:val="22"/>
          </w:rPr>
          <w:t xml:space="preserve"> that</w:t>
        </w:r>
      </w:ins>
      <w:r>
        <w:rPr>
          <w:rFonts w:ascii="Arial" w:eastAsia="Arial" w:hAnsi="Arial" w:cs="Arial"/>
          <w:sz w:val="22"/>
          <w:szCs w:val="22"/>
        </w:rPr>
        <w:t xml:space="preserve"> may function via iron-dependent histone demethylase activity</w:t>
      </w:r>
      <w:r w:rsidR="00C42166">
        <w:rPr>
          <w:rFonts w:ascii="Arial" w:eastAsia="Arial" w:hAnsi="Arial" w:cs="Arial"/>
          <w:sz w:val="22"/>
          <w:szCs w:val="22"/>
        </w:rPr>
        <w:t xml:space="preserve"> </w:t>
      </w:r>
      <w:r w:rsidR="00C42166">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F19tjbVD","properties":{"unsorted":true,"formattedCitation":"(44\\uc0\\u8211{}50)","plainCitation":"(44–50)","noteIndex":0},"citationItems":[{"id":"7GnAdnRm/2fpOoTUT","uris":["http://zotero.org/users/4937421/items/YMRULD54"],"itemData":{"id":2492,"type":"article-journal","abstract":"Modification of histone molecules within chromatin has a profound effect on genome structure and function. More specifically, methylation of histone lysine residues is involved in regulating transcription, epigenetic inheritance and controlling cell fate.The recent identification of histone demethylase enzymes has demonstrated that histone methylation is a dynamic and reversible process, in contrast to the long-held opinion that this was a static modification.The Jumonji C (JmjC) domain can demethylate histones by an oxidative mechanism requiring Fe(II) and alpha-ketoglutarate (αKG) as cofactors, in addition to carrying out protein hydroxylation reactions.Phylogenetic categorization based on JmjC-domain homology and protein domain architecture shows seven distinct JmjC-protein groupings. So far, three of these groupings encompass site-specific histone demethylases, with the enzymatic activity of the remaining groups remaining unknown.Many of the uncharacterized JmjC-protein family members contain residues within the enzyme cofactor-binding sites which are compatible with enzymatic activity, indicating that additional JmjC proteins will probably have roles in histone demethylation and chromatin metabolism.Several JmjC-domain-containing proteins have been functionally implicated in inherited disease and cancer, indicating that these enzymes have important roles in cellular homeostasis and might be suitable targets for therapeutic intervention.","container-title":"Nature Reviews Genetics","DOI":"10.1038/nrg1945","ISSN":"1471-0064","issue":"9","journalAbbreviation":"Nat Rev Genet","language":"en","license":"2006 Springer Nature Limited","note":"number: 9\npublisher: Nature Publishing Group","page":"715-727","source":"www.nature.com","title":"JmjC-domain-containing proteins and histone demethylation","volume":"7","author":[{"family":"Klose","given":"Robert J."},{"family":"Kallin","given":"Eric M."},{"family":"Zhang","given":"Yi"}],"issued":{"date-parts":[["2006",9]]}}},{"id":"7GnAdnRm/1mmA54G9","uris":["http://zotero.org/users/4937421/items/MPRFUHGY"],"itemData":{"id":2501,"type":"article-journal","abstract":"The enzymes catalyzing lysine and arginine methylation of histones are essential for maintaining transcriptional programs and determining cell fate and identity. Until recently, histone methylation was regarded irreversible. However, within the last few years, several families of histone demethylases erasing methyl marks associated with gene repression or activation have been identified, underscoring the plasticity and dynamic nature of histone methylation. Recent discoveries have revealed that histone demethylases take part in large multiprotein complexes synergizing with histone deacetylases, histone methyltransferases, and nuclear receptors to control developmental and transcriptional programs. Here we review the emerging biochemical and biological functions of the histone demethylases and discuss their potential involvement in human diseases, including cancer.","container-title":"Genes &amp; Development","DOI":"10.1101/gad.1652908","ISSN":"0890-9369, 1549-5477","issue":"9","journalAbbreviation":"Genes Dev.","language":"en","page":"1115-1140","source":"DOI.org (Crossref)","title":"Erasing the methyl mark: histone demethylases at the center of cellular differentiation and disease","title-short":"Erasing the methyl mark","volume":"22","author":[{"family":"Cloos","given":"Paul A.C."},{"family":"Christensen","given":"Jesper"},{"family":"Agger","given":"Karl"},{"family":"Helin","given":"Kristian"}],"issued":{"date-parts":[["2008",5,1]]}}},{"id":"7GnAdnRm/qJVKPtVQ","uris":["http://zotero.org/users/4937421/items/28ESDY9F"],"itemData":{"id":701,"type":"article-journal","container-title":"The FASEB Journal","DOI":"10.1096/fj.13-237677","ISSN":"0892-6638, 1530-6860","issue":"4","journalAbbreviation":"FASEB j.","language":"en","page":"1534-1542","source":"DOI.org (Crossref)","title":"Hairless is a histone H3K9 demethylase","volume":"28","author":[{"family":"Liu","given":"Liang"},{"family":"Kim","given":"Hyunmi"},{"family":"Casta","given":"Alex"},{"family":"Kobayashi","given":"Yuki"},{"family":"Shapiro","given":"Lawrence S."},{"family":"Christiano","given":"Angela M."}],"issued":{"date-parts":[["2014",4]]}}},{"id":"7GnAdnRm/miLLx2Lj","uris":["http://zotero.org/users/4937421/items/ZNDA2EY3"],"itemData":{"id":2502,"type":"article-journal","abstract":"Thyroid hormone (TH) influences multiple aspects of neural development, presumably by controlling the transcriptional activity of TH receptors to modulate gene expression. The mammalian hairless (hr) gene is likely an important component of TH action as 1) hr expression is directly regulated by TH in brain, and 2) the protein encoded by hr (Hr) acts as a corepressor, facilitating transcriptional repression by unliganded TH receptors. Here we examine the properties of endogenous Hr in developing rat brain. Using coimmunoprecipitation, we show that Hr interacts with TH receptor and histone deacetylases (HDACs) in brain extracts. We find that inhibition of HDAC activity impairs Hr-mediated transcriptional repression, indicating that Hr-HDAC interaction is functionally significant. To identify potential sites of Hr action in developing brain, we assessed hr transcript and protein expression. We show that hr is broadly expressed in brain and overlaps with the expression of multiple HDACs in multiple regions including cortex, hippocampus, and cerebellum. Additionally, Hr expression is TH sensitive and developmentally regulated. The striking correlation of Hr expression with brain regions, cell types, and developmental stages influenced by TH, together with its function as a corepressor, suggests Hr is a key mediator of TH action in developing brain.","container-title":"Molecular Endocrinology","DOI":"10.1210/me.2002-0115","ISSN":"0888-8809","issue":"11","journalAbbreviation":"Molecular Endocrinology","page":"2547-2560","source":"Silverchair","title":"The Thyroid Hormone-Regulated Corepressor Hairless Associates with Histone Deacetylases in Neonatal Rat Brain","volume":"16","author":[{"family":"Potter","given":"Gregory B."},{"family":"Zarach","given":"Joanna M."},{"family":"Sisk","given":"Jeanne M."},{"family":"Thompson","given":"Catherine C."}],"issued":{"date-parts":[["2002",11,1]]}}},{"id":"7GnAdnRm/X4sQPpll","uris":["http://zotero.org/users/4937421/items/U7PTLJ5P"],"itemData":{"id":2494,"type":"article-journal","abstract":"The thyroid hormone (T3) receptors (TRs) are hormone-dependent transcription factors that regulate expression of a variety of specific target genes. To help elucidate the mechanisms that underlie this transcriptional regulation and other potential TR activities, we used the yeast interaction trap to isolate clones encoding proteins that specifically interact with the ligand binding domain of the rat TR beta. Several such proteins, called Trips (TR-interacting proteins), were isolated from independent selections carried out either in the presence or absence of T3. Surprisingly, all of the Trips were dependent on hormone for interaction with the TR, with some interacting only when T3 is present and others only when it is absent. Nearly all of the Trips also show similar ligand-dependent interaction with the retinoid X receptor (RXR), but none interact with the glucocorticoid receptor under any conditions. The sequences of three of the Trips predict specific functional roles: one is an apparent human homolog of a yeast transcriptional coactivator, one is a new member of a class of nonhistone chromosomal proteins, and one contains a conserved domain associated with ubiquitination of specific target proteins. Consistent with the pleiotropic effects of TR and RXR, several other Trips show significant amino acid sequence similarity with proteins involved in various regulatory pathways. The inherent transcriptional activity of the Trips was tested in yeast, and a chimeric protein consisting of a fusion of Trip4 to the bacterial LexA repressor protein is a relatively strong transcriptional activator. Similar LexA fusions to Trip9 and Trip10 had no transcriptional activity on their own but, when coexpressed with both TR and RXR, conferred T3-dependent activation to a reporter gene controlled by LexA binding sites. We suggest that this indirect T3 response provides a novel mechanism for hormonal activation of gene expression, and that studies of the Trips will provide important insights into the specific mechanisms of action of TRs and other receptors.","container-title":"Molecular Endocrinology (Baltimore, Md.)","DOI":"10.1210/mend.9.2.7776974","ISSN":"0888-8809","issue":"2","journalAbbreviation":"Mol Endocrinol","language":"eng","note":"PMID: 7776974","page":"243-254","source":"PubMed","title":"Two classes of proteins dependent on either the presence or absence of thyroid hormone for interaction with the thyroid hormone receptor","volume":"9","author":[{"family":"Lee","given":"J. W."},{"family":"Choi","given":"H. S."},{"family":"Gyuris","given":"J."},{"family":"Brent","given":"R."},{"family":"Moore","given":"D. D."}],"issued":{"date-parts":[["1995",2]]}}},{"id":"7GnAdnRm/AoNaAXgj","uris":["http://zotero.org/users/4937421/items/X66UFDMZ"],"itemData":{"id":2497,"type":"article-journal","abstract":"Purpose:\nAutism spectrum disorders are associated with defects in social response and communication that often occur in the context of intellectual disability. Rett syndrome is one example in which epilepsy, motor impairment, and motor disturbance may co-occur. Mutations in histone demethylases are known to occur in several of these syndromes. Herein, we aimed to identify whether mutations in the candidate histone demethylase JMJD1C (jumonji domain containing 1C) are implicated in these disorders., Genet Med\n18 1, 378–385.\n\nMethods:\nWe performed the mutational and functional analysis of JMJD1C in 215 cases of autism spectrum disorders, intellectual disability, and Rett syndrome without a known genetic defect., Genet Med\n18 1, 378–385.\n\nResults:\nWe found seven JMJD1C variants that were not present in any control sample (~ 6,000) and caused an amino acid change involving a different functional group. From these, two de novo JMJD1C germline mutations were identified in a case of Rett syndrome and in a patient with intellectual disability. The functional study of the JMJD1C mutant Rett syndrome patient demonstrated that the altered protein had abnormal subcellular localization, diminished activity to demethylate the DNA damage-response protein MDC1, and reduced binding to MECP2. We confirmed that JMJD1C protein is widely expressed in brain regions and that its depletion compromises dendritic activity., Genet Med\n18 1, 378–385.\n\nConclusions:\nOur findings indicate that mutations in JMJD1C contribute to the development of Rett syndrome and intellectual disability., Genet Med\n18 1, 378–385.","container-title":"Genetics in Medicine","DOI":"10.1038/gim.2015.100","ISSN":"1098-3600","issue":"4","journalAbbreviation":"Genet Med","note":"PMID: 26181491\nPMCID: PMC4823641","page":"378-385","source":"PubMed Central","title":"Mutations in JMJD1C are involved in Rett syndrome and intellectual disability","volume":"18","author":[{"family":"Sáez","given":"Mauricio A."},{"family":"Fernández-Rodríguez","given":"Juana"},{"family":"Moutinho","given":"Catia"},{"family":"Sanchez-Mut","given":"Jose V."},{"family":"Gomez","given":"Antonio"},{"family":"Vidal","given":"Enrique"},{"family":"Petazzi","given":"Paolo"},{"family":"Szczesna","given":"Karolina"},{"family":"Lopez-Serra","given":"Paula"},{"family":"Lucariello","given":"Mario"},{"family":"Lorden","given":"Patricia"},{"family":"Delgado-Morales","given":"Raul"},{"family":"Caridad","given":"Olga J.","non-dropping-particle":"de la"},{"family":"Huertas","given":"Dori"},{"family":"Gelpí","given":"Josep L."},{"family":"Orozco","given":"Modesto"},{"family":"López-Doriga","given":"Adriana"},{"family":"Milà","given":"Montserrat"},{"family":"Perez-Jurado","given":"Luís A."},{"family":"Pineda","given":"Mercedes"},{"family":"Armstrong","given":"Judith"},{"family":"Lázaro","given":"Conxi"},{"family":"Esteller","given":"Manel"}],"issued":{"date-parts":[["2016",4]]}}},{"id":"7GnAdnRm/NQxrAwqf","uris":["http://zotero.org/users/4937421/items/BB996E9H"],"itemData":{"id":2511,"type":"article-journal","abstract":"Evidence is accumulating in support of the view that tissue-specific effects of steroid hormones depend on the recruitment of nuclear receptor comodulator proteins. The latter interact directly with the hormone receptors and modify their transcriptional effects on specific target genes. The mechanisms of comodulator influence on nuclear receptor-controlled gene transcription is only partially understood. Here, we describe the discovery of a new AR coactivator which belongs to the JmjC containing enzyme family as a novel variant of JMJD1C (jumonji domain-containing 1C). By using a fragment of the human AR (aa 325–919) as bait in a yeast two-hybrid screen, a region of the human JMJD1C gene was identified as interacting with AR. A novel splice variant s-JMJD1C was amplified by RACE, and the binding to AR was analysed by GST-pull-down and mammalian one-hybrid experiments. As a nuclear-localized protein, the s-JMJD1C gene is expressed in a variety of human tissues. In the brain, this protein is present in several, but not confined to, AR-expressing neuronal populations and its abundance varies with the hormonal status in a region-specific fashion. Interestingly, the expression of s-JMJD1C is reduced in breast cancer tumors and significantly higher in normal breast tissues indicating a putative role in tumor suppression. As s-JMJD1C has putative demethylase activity, removal of methylation seems to be important for nuclear receptor-based gene regulation.","container-title":"Archives of Biochemistry and Biophysics","DOI":"10.1016/j.abb.2007.01.017","ISSN":"0003-9861","issue":"1","journalAbbreviation":"Archives of Biochemistry and Biophysics","language":"en","page":"56-66","source":"ScienceDirect","title":"A novel variant of the putative demethylase gene, s-JMJD1C, is a coactivator of the AR","volume":"460","author":[{"family":"Wolf","given":"Siegmund S."},{"family":"Patchev","given":"Vladimir K."},{"family":"Obendorf","given":"Maik"}],"issued":{"date-parts":[["2007",4,1]]}}}],"schema":"https://github.com/citation-style-language/schema/raw/master/csl-citation.json"} </w:instrText>
      </w:r>
      <w:r w:rsidR="00C42166">
        <w:rPr>
          <w:rFonts w:ascii="Arial" w:eastAsia="Arial" w:hAnsi="Arial" w:cs="Arial"/>
          <w:sz w:val="22"/>
          <w:szCs w:val="22"/>
        </w:rPr>
        <w:fldChar w:fldCharType="separate"/>
      </w:r>
      <w:r w:rsidR="001E18A1" w:rsidRPr="001E18A1">
        <w:rPr>
          <w:rFonts w:ascii="Arial" w:hAnsi="Arial" w:cs="Arial"/>
          <w:sz w:val="22"/>
        </w:rPr>
        <w:t>(44–50)</w:t>
      </w:r>
      <w:r w:rsidR="00C42166">
        <w:rPr>
          <w:rFonts w:ascii="Arial" w:eastAsia="Arial" w:hAnsi="Arial" w:cs="Arial"/>
          <w:sz w:val="22"/>
          <w:szCs w:val="22"/>
        </w:rPr>
        <w:fldChar w:fldCharType="end"/>
      </w:r>
      <w:r w:rsidR="00C42166">
        <w:rPr>
          <w:rFonts w:ascii="Arial" w:eastAsia="Arial" w:hAnsi="Arial" w:cs="Arial"/>
          <w:sz w:val="22"/>
          <w:szCs w:val="22"/>
        </w:rPr>
        <w:t>.</w:t>
      </w:r>
      <w:r>
        <w:rPr>
          <w:rFonts w:ascii="Arial" w:eastAsia="Arial" w:hAnsi="Arial" w:cs="Arial"/>
          <w:sz w:val="22"/>
          <w:szCs w:val="22"/>
        </w:rPr>
        <w:t xml:space="preserve"> Studies in neural cell lines and the developing </w:t>
      </w:r>
      <w:r>
        <w:rPr>
          <w:rFonts w:ascii="Arial" w:eastAsia="Arial" w:hAnsi="Arial" w:cs="Arial"/>
          <w:i/>
          <w:iCs/>
          <w:sz w:val="22"/>
          <w:szCs w:val="22"/>
        </w:rPr>
        <w:t>Xenopus</w:t>
      </w:r>
      <w:r>
        <w:rPr>
          <w:rFonts w:ascii="Arial" w:eastAsia="Arial" w:hAnsi="Arial" w:cs="Arial"/>
          <w:sz w:val="22"/>
          <w:szCs w:val="22"/>
        </w:rPr>
        <w:t xml:space="preserve"> brain show that Tet3 directly interacts with thyroid hormone receptor alpha and beta in a T3-dependent manner and alters DNA methylation and </w:t>
      </w:r>
      <w:proofErr w:type="spellStart"/>
      <w:r>
        <w:rPr>
          <w:rFonts w:ascii="Arial" w:eastAsia="Arial" w:hAnsi="Arial" w:cs="Arial"/>
          <w:sz w:val="22"/>
          <w:szCs w:val="22"/>
        </w:rPr>
        <w:t>hydroxymethylation</w:t>
      </w:r>
      <w:proofErr w:type="spellEnd"/>
      <w:r>
        <w:rPr>
          <w:rFonts w:ascii="Arial" w:eastAsia="Arial" w:hAnsi="Arial" w:cs="Arial"/>
          <w:sz w:val="22"/>
          <w:szCs w:val="22"/>
        </w:rPr>
        <w:t xml:space="preserve"> at the promoters of thyroid hormone regulated genes, including </w:t>
      </w:r>
      <w:r>
        <w:rPr>
          <w:rFonts w:ascii="Arial" w:eastAsia="Arial" w:hAnsi="Arial" w:cs="Arial"/>
          <w:i/>
          <w:iCs/>
          <w:sz w:val="22"/>
          <w:szCs w:val="22"/>
        </w:rPr>
        <w:t>Klf9</w:t>
      </w:r>
      <w:r w:rsidR="007F2CE9" w:rsidRPr="007F2CE9">
        <w:rPr>
          <w:rFonts w:ascii="Arial" w:eastAsia="Arial" w:hAnsi="Arial" w:cs="Arial"/>
          <w:sz w:val="22"/>
          <w:szCs w:val="22"/>
        </w:rPr>
        <w:t xml:space="preserve"> </w:t>
      </w:r>
      <w:r w:rsidR="007F2CE9" w:rsidRPr="007F2CE9">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{"citationID":"xgRoBslt","properties":{"formattedCitation":"(51,52)","plainCitation":"(51,52)","noteIndex":0},"citationItems":[{"id":"7GnAdnRm/Ga0UIlSS","uris":["http://zotero.org/users/4937421/items/S6P2YUVI"],"itemData":{"id":2508,"type":"article-journal","abstract":"Thyroid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J"}],"issued":{"date-parts":[["2020",11,1]]}}},{"id":"7GnAdnRm/4leBj6LO","uris":["http://zotero.org/users/4937421/items/LP4R2CX2"],"itemData":{"id":2505,"type":"article-journal","abstract":"Thyroid hormone (T3) controls both developmental and physiological processes. Its nuclear receptors (TR) are transcription factors. Methyl dioxygenase ten-eleven translocation protein 3 (TET3) is characterized here as a TR coregulator. It stabilizes and promotes TR chromatin association in a dioxygenase-independent manner, thus increasing the sensitivity of the cell to T3. Mutations in TR cause the resistance to thyroid hormone syndrome (RTH) symptom, the severity of which varies with the particular mutation. Only some mutated TR can be stabilized by TET3. The availability of TET3 is therefore a parameter modulating TR activity, and its differential interaction with mutated TR might explain different severity of RTH. Furthermore, TET3 is likely to function as a general coregulator for nuclear receptors, as it enhances chromatin association of additional members of this superfamily., Thyroid hormone receptors (TRs) are members of the nuclear hormone receptor superfamily that act as ligand-dependent transcription factors. Here we identified the ten-eleven translocation protein 3 (TET3) as a TR interacting protein increasing cell sensitivity to T3. The interaction between TET3 and TRs is independent of TET3 catalytic activity and specifically allows the stabilization of TRs on chromatin. We provide evidence that TET3 is required for TR stability, efficient binding of target genes, and transcriptional activation. Interestingly, the differential ability of different TRα1 mutants to interact with TET3 might explain their differential dominant activity in patients carrying TR germline mutations. So this study evidences a mode of action for TET3 as a nonclassical coregulator of TRs, modulating its stability and access to chromatin, rather than its intrinsic transcriptional activity. This regulatory function might be more general toward nuclear receptors. Indeed, TET3 interacts with different members of the superfamily and also enhances their association to chromatin.","container-title":"Proceedings of the National Academy of Sciences of the United States of America","DOI":"10.1073/pnas.1702192114","ISSN":"0027-8424","issue":"31","journalAbbreviation":"Proc Natl Acad Sci U S A","note":"PMID: 28716910\nPMCID: PMC5547603","page":"8229-8234","source":"PubMed Central","title":"Methylcytosine dioxygenase TET3 interacts with thyroid hormone nuclear receptors and stabilizes their association to chromatin","volume":"114","author":[{"family":"Guan","given":"Wenyue"},{"family":"Guyot","given":"Romain"},{"family":"Samarut","given":"Jacques"},{"family":"Flamant","given":"Frédéric"},{"family":"Wong","given":"Jiemin"},{"family":"Gauthier","given":"Karine Cécile"}],"issued":{"date-parts":[["2017",8,1]]}}}],"schema":"https://github.com/citation-style-language/schema/raw/master/csl-citation.json"} </w:instrText>
      </w:r>
      <w:r w:rsidR="007F2CE9" w:rsidRPr="007F2CE9">
        <w:rPr>
          <w:rFonts w:ascii="Arial" w:eastAsia="Arial" w:hAnsi="Arial" w:cs="Arial"/>
          <w:sz w:val="22"/>
          <w:szCs w:val="22"/>
        </w:rPr>
        <w:fldChar w:fldCharType="separate"/>
      </w:r>
      <w:r w:rsidR="001E18A1" w:rsidRPr="001E18A1">
        <w:rPr>
          <w:rFonts w:ascii="Arial" w:hAnsi="Arial" w:cs="Arial"/>
          <w:sz w:val="22"/>
        </w:rPr>
        <w:t>(51,52)</w:t>
      </w:r>
      <w:r w:rsidR="007F2CE9" w:rsidRPr="007F2CE9">
        <w:rPr>
          <w:rFonts w:ascii="Arial" w:eastAsia="Arial" w:hAnsi="Arial" w:cs="Arial"/>
          <w:sz w:val="22"/>
          <w:szCs w:val="22"/>
        </w:rPr>
        <w:fldChar w:fldCharType="end"/>
      </w:r>
      <w:r>
        <w:rPr>
          <w:rFonts w:ascii="Arial" w:eastAsia="Arial" w:hAnsi="Arial" w:cs="Arial"/>
          <w:sz w:val="22"/>
          <w:szCs w:val="22"/>
        </w:rPr>
        <w:t xml:space="preserve">. In addition, the </w:t>
      </w:r>
      <w:r>
        <w:rPr>
          <w:rFonts w:ascii="Arial" w:eastAsia="Arial" w:hAnsi="Arial" w:cs="Arial"/>
          <w:i/>
          <w:iCs/>
          <w:sz w:val="22"/>
          <w:szCs w:val="22"/>
        </w:rPr>
        <w:t>Tet2</w:t>
      </w:r>
      <w:r>
        <w:rPr>
          <w:rFonts w:ascii="Arial" w:eastAsia="Arial" w:hAnsi="Arial" w:cs="Arial"/>
          <w:sz w:val="22"/>
          <w:szCs w:val="22"/>
        </w:rPr>
        <w:t xml:space="preserve"> gene contains a putative TRE and, along with </w:t>
      </w:r>
      <w:r>
        <w:rPr>
          <w:rFonts w:ascii="Arial" w:eastAsia="Arial" w:hAnsi="Arial" w:cs="Arial"/>
          <w:i/>
          <w:iCs/>
          <w:sz w:val="22"/>
          <w:szCs w:val="22"/>
        </w:rPr>
        <w:t>Tet3</w:t>
      </w:r>
      <w:r>
        <w:rPr>
          <w:rFonts w:ascii="Arial" w:eastAsia="Arial" w:hAnsi="Arial" w:cs="Arial"/>
          <w:sz w:val="22"/>
          <w:szCs w:val="22"/>
        </w:rPr>
        <w:t>, its mRNA expression is increased by T3</w:t>
      </w:r>
      <w:r w:rsidR="005E75A1">
        <w:rPr>
          <w:rFonts w:ascii="Arial" w:eastAsia="Arial" w:hAnsi="Arial" w:cs="Arial"/>
          <w:sz w:val="22"/>
          <w:szCs w:val="22"/>
        </w:rPr>
        <w:t xml:space="preserve"> </w:t>
      </w:r>
      <w:r w:rsidR="005E75A1">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{"citationID":"vZL4vJAu","properties":{"formattedCitation":"(51)","plainCitation":"(51)","noteIndex":0},"citationItems":[{"id":"7GnAdnRm/Ga0UIlSS","uris":["http://zotero.org/users/4937421/items/S6P2YUVI"],"itemData":{"id":2508,"type":"article-journal","abstract":"Thyroid hormone (T3) plays pivotal roles in vertebrate development, acting via nuclear T3 receptors (TRs) that regulate gene transcription by promoting post-translational modifications to histones. Methylation of cytosine residues in deoxyribonucleic acid (DNA) also modulates gene transcription, and our recent finding of predominant DNA demethylation in the brain of Xenopus tadpoles at metamorphosis, a T3-dependent developmental process, caused us to hypothesize that T3 induces these changes in vivo. Treatment of premetamorphic tadpoles with T3 for 24 or 48 hours increased immunoreactivity in several brain regions for the DNA demethylation intermediates 5-hydroxymethylcytosine (5-hmC) and 5-carboxylcytosine, and the methylcytosine dioxygenase ten-eleven translocation 3 (TET3). Thyroid hormone treatment induced locus-specific DNA demethylation in proximity to known T3 response elements within the DNA methyltransferase 3a and Krüppel-like factor 9 genes, analyzed by 5-hmC immunoprecipitation and methylation sensitive restriction enzyme digest. Chromatin-immunoprecipitation (ChIP) assay showed that T3 induced TET3 recruitment to these loci. Furthermore, the messenger ribonucleic acid for several genes encoding DNA demethylation enzymes were induced by T3 in a time-dependent manner in tadpole brain. A TR ChIP-sequencing experiment identified putative TR binding sites at several of these genes, and we provide multiple lines of evidence to support that tet2 contains a bona fide T3 response element. Our findings show that T3 can promote DNA demethylation in developing tadpole brain, in part by promoting TET3 recruitment to discrete genomic regions, and by inducing genes that encode DNA demethylation enzymes.","container-title":"Endocrinology","DOI":"10.1210/endocr/bqaa155","ISSN":"0013-7227","issue":"11","journalAbbreviation":"Endocrinology","page":"bqaa155","source":"Silverchair","title":"Thyroid Hormone Induces DNA Demethylation in Xenopus Tadpole Brain","volume":"161","author":[{"family":"Raj","given":"Samhitha"},{"family":"Kyono","given":"Yasuhiro"},{"family":"Sifuentes","given":"Christopher J"},{"family":"Arellanes-Licea","given":"Elvira del Carmen"},{"family":"Subramani","given":"Arasakumar"},{"family":"Denver","given":"Robert J"}],"issued":{"date-parts":[["2020",11,1]]}}}],"schema":"https://github.com/citation-style-language/schema/raw/master/csl-citation.json"} </w:instrText>
      </w:r>
      <w:r w:rsidR="005E75A1">
        <w:rPr>
          <w:rFonts w:ascii="Arial" w:eastAsia="Arial" w:hAnsi="Arial" w:cs="Arial"/>
          <w:sz w:val="22"/>
          <w:szCs w:val="22"/>
        </w:rPr>
        <w:fldChar w:fldCharType="separate"/>
      </w:r>
      <w:r w:rsidR="001E18A1" w:rsidRPr="001E18A1">
        <w:rPr>
          <w:rFonts w:ascii="Arial" w:hAnsi="Arial" w:cs="Arial"/>
          <w:sz w:val="22"/>
        </w:rPr>
        <w:t>(51)</w:t>
      </w:r>
      <w:r w:rsidR="005E75A1">
        <w:rPr>
          <w:rFonts w:ascii="Arial" w:eastAsia="Arial" w:hAnsi="Arial" w:cs="Arial"/>
          <w:sz w:val="22"/>
          <w:szCs w:val="22"/>
        </w:rPr>
        <w:fldChar w:fldCharType="end"/>
      </w:r>
      <w:r>
        <w:rPr>
          <w:rFonts w:ascii="Arial" w:eastAsia="Arial" w:hAnsi="Arial" w:cs="Arial"/>
          <w:sz w:val="22"/>
          <w:szCs w:val="22"/>
        </w:rPr>
        <w:t xml:space="preserve">. Thus, thyroid hormone receptor control of transcriptional activity may be directly regulated by neuronal iron availability through Hairless, Trip8, </w:t>
      </w:r>
      <w:proofErr w:type="spellStart"/>
      <w:r>
        <w:rPr>
          <w:rFonts w:ascii="Arial" w:eastAsia="Arial" w:hAnsi="Arial" w:cs="Arial"/>
          <w:sz w:val="22"/>
          <w:szCs w:val="22"/>
        </w:rPr>
        <w:t>Tets</w:t>
      </w:r>
      <w:proofErr w:type="spellEnd"/>
      <w:r>
        <w:rPr>
          <w:rFonts w:ascii="Arial" w:eastAsia="Arial" w:hAnsi="Arial" w:cs="Arial"/>
          <w:sz w:val="22"/>
          <w:szCs w:val="22"/>
        </w:rPr>
        <w:t xml:space="preserve">, or other iron-dependent epigenetic enzymes, a hypothesis which requires further investigation. </w:t>
      </w:r>
    </w:p>
    <w:p w14:paraId="0000003B" w14:textId="1E0C97A7" w:rsidR="0055453B" w:rsidRDefault="000F4FC4">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typical cellular response to thyroid hormone deficiency involves compensatory increases in expression of thyroid hormone transporters and “activating” deiodinases to maintain thyroid hormone homeostasis. We show that 11DIV iron deficiency reduces the expression of classic, positively thyroid hormone-regulated genes (i.e., </w:t>
      </w:r>
      <w:r>
        <w:rPr>
          <w:rFonts w:ascii="Arial" w:eastAsia="Arial" w:hAnsi="Arial" w:cs="Arial"/>
          <w:i/>
          <w:sz w:val="22"/>
          <w:szCs w:val="22"/>
        </w:rPr>
        <w:t>Klf9</w:t>
      </w:r>
      <w:r>
        <w:rPr>
          <w:rFonts w:ascii="Arial" w:eastAsia="Arial" w:hAnsi="Arial" w:cs="Arial"/>
          <w:sz w:val="22"/>
          <w:szCs w:val="22"/>
        </w:rPr>
        <w:t xml:space="preserve">, </w:t>
      </w:r>
      <w:proofErr w:type="spellStart"/>
      <w:r>
        <w:rPr>
          <w:rFonts w:ascii="Arial" w:eastAsia="Arial" w:hAnsi="Arial" w:cs="Arial"/>
          <w:i/>
          <w:sz w:val="22"/>
          <w:szCs w:val="22"/>
        </w:rPr>
        <w:t>Nrgn</w:t>
      </w:r>
      <w:proofErr w:type="spellEnd"/>
      <w:r>
        <w:rPr>
          <w:rFonts w:ascii="Arial" w:eastAsia="Arial" w:hAnsi="Arial" w:cs="Arial"/>
          <w:sz w:val="22"/>
          <w:szCs w:val="22"/>
        </w:rPr>
        <w:t xml:space="preserve">, </w:t>
      </w:r>
      <w:proofErr w:type="spellStart"/>
      <w:r>
        <w:rPr>
          <w:rFonts w:ascii="Arial" w:eastAsia="Arial" w:hAnsi="Arial" w:cs="Arial"/>
          <w:i/>
          <w:sz w:val="22"/>
          <w:szCs w:val="22"/>
        </w:rPr>
        <w:t>Pvalb</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without an increase in expression of negatively regulated thyroid hormone transporter (i.e., </w:t>
      </w:r>
      <w:r>
        <w:rPr>
          <w:rFonts w:ascii="Arial" w:eastAsia="Arial" w:hAnsi="Arial" w:cs="Arial"/>
          <w:i/>
          <w:sz w:val="22"/>
          <w:szCs w:val="22"/>
        </w:rPr>
        <w:t>Slc16a2</w:t>
      </w:r>
      <w:r>
        <w:rPr>
          <w:rFonts w:ascii="Arial" w:eastAsia="Arial" w:hAnsi="Arial" w:cs="Arial"/>
          <w:sz w:val="22"/>
          <w:szCs w:val="22"/>
        </w:rPr>
        <w:t xml:space="preserve"> and </w:t>
      </w:r>
      <w:r>
        <w:rPr>
          <w:rFonts w:ascii="Arial" w:eastAsia="Arial" w:hAnsi="Arial" w:cs="Arial"/>
          <w:i/>
          <w:sz w:val="22"/>
          <w:szCs w:val="22"/>
        </w:rPr>
        <w:t>Slco1c1</w:t>
      </w:r>
      <w:r>
        <w:rPr>
          <w:rFonts w:ascii="Arial" w:eastAsia="Arial" w:hAnsi="Arial" w:cs="Arial"/>
          <w:sz w:val="22"/>
          <w:szCs w:val="22"/>
        </w:rPr>
        <w:t xml:space="preserve">) and deiodinase (i.e., </w:t>
      </w:r>
      <w:r>
        <w:rPr>
          <w:rFonts w:ascii="Arial" w:eastAsia="Arial" w:hAnsi="Arial" w:cs="Arial"/>
          <w:i/>
          <w:sz w:val="22"/>
          <w:szCs w:val="22"/>
        </w:rPr>
        <w:t>Dio2</w:t>
      </w:r>
      <w:r>
        <w:rPr>
          <w:rFonts w:ascii="Arial" w:eastAsia="Arial" w:hAnsi="Arial" w:cs="Arial"/>
          <w:sz w:val="22"/>
          <w:szCs w:val="22"/>
        </w:rPr>
        <w:t xml:space="preserve">) genes. This suggests that it is not a lack of intracellular T3 availability that is causing decreased expression of these thyroid hormone-regulated genes since that would also result in compensatory increases in expression of thyroid hormone import and activation genes. At 18DIV, however, </w:t>
      </w:r>
      <w:r>
        <w:rPr>
          <w:rFonts w:ascii="Arial" w:eastAsia="Arial" w:hAnsi="Arial" w:cs="Arial"/>
          <w:i/>
          <w:sz w:val="22"/>
          <w:szCs w:val="22"/>
        </w:rPr>
        <w:t>Slc16a2,</w:t>
      </w:r>
      <w:r>
        <w:rPr>
          <w:rFonts w:ascii="Arial" w:eastAsia="Arial" w:hAnsi="Arial" w:cs="Arial"/>
          <w:sz w:val="22"/>
          <w:szCs w:val="22"/>
        </w:rPr>
        <w:t xml:space="preserve"> </w:t>
      </w:r>
      <w:r>
        <w:rPr>
          <w:rFonts w:ascii="Arial" w:eastAsia="Arial" w:hAnsi="Arial" w:cs="Arial"/>
          <w:i/>
          <w:sz w:val="22"/>
          <w:szCs w:val="22"/>
        </w:rPr>
        <w:t>Slco1c1</w:t>
      </w:r>
      <w:r>
        <w:rPr>
          <w:rFonts w:ascii="Arial" w:eastAsia="Arial" w:hAnsi="Arial" w:cs="Arial"/>
          <w:sz w:val="22"/>
          <w:szCs w:val="22"/>
        </w:rPr>
        <w:t xml:space="preserve">, and </w:t>
      </w:r>
      <w:r>
        <w:rPr>
          <w:rFonts w:ascii="Arial" w:eastAsia="Arial" w:hAnsi="Arial" w:cs="Arial"/>
          <w:i/>
          <w:sz w:val="22"/>
          <w:szCs w:val="22"/>
        </w:rPr>
        <w:t>Dio2</w:t>
      </w:r>
      <w:r>
        <w:rPr>
          <w:rFonts w:ascii="Arial" w:eastAsia="Arial" w:hAnsi="Arial" w:cs="Arial"/>
          <w:sz w:val="22"/>
          <w:szCs w:val="22"/>
        </w:rPr>
        <w:t xml:space="preserve"> mRNA levels are increased, </w:t>
      </w:r>
      <w:r w:rsidR="0089496A">
        <w:rPr>
          <w:rFonts w:ascii="Arial" w:eastAsia="Arial" w:hAnsi="Arial" w:cs="Arial"/>
          <w:sz w:val="22"/>
          <w:szCs w:val="22"/>
        </w:rPr>
        <w:t>consistent with an interpretation that</w:t>
      </w:r>
      <w:r>
        <w:rPr>
          <w:rFonts w:ascii="Arial" w:eastAsia="Arial" w:hAnsi="Arial" w:cs="Arial"/>
          <w:sz w:val="22"/>
          <w:szCs w:val="22"/>
        </w:rPr>
        <w:t xml:space="preserve"> iron deficient neurons are sensing low T3 availability at this stage. Since neurons do not synthesize thyroid hormones, iron deficient neuron cultures have </w:t>
      </w:r>
      <w:r>
        <w:rPr>
          <w:rFonts w:ascii="Arial" w:eastAsia="Arial" w:hAnsi="Arial" w:cs="Arial"/>
          <w:sz w:val="22"/>
          <w:szCs w:val="22"/>
        </w:rPr>
        <w:lastRenderedPageBreak/>
        <w:t xml:space="preserve">normal thyroid hormone availability in the medium. These findings raise questions </w:t>
      </w:r>
      <w:r w:rsidR="00082473">
        <w:rPr>
          <w:rFonts w:ascii="Arial" w:eastAsia="Arial" w:hAnsi="Arial" w:cs="Arial"/>
          <w:sz w:val="22"/>
          <w:szCs w:val="22"/>
        </w:rPr>
        <w:t>regarding</w:t>
      </w:r>
      <w:r>
        <w:rPr>
          <w:rFonts w:ascii="Arial" w:eastAsia="Arial" w:hAnsi="Arial" w:cs="Arial"/>
          <w:sz w:val="22"/>
          <w:szCs w:val="22"/>
        </w:rPr>
        <w:t xml:space="preserve"> what happens to the “unused” T3 in iron deficient cultures and why these neurons are seemingly sensing low T3 availability. Our data show a slight, but significant, increase in extracellular T3 concentration in iron-deficient neuron cultures suggesting decreased T3 import or increased export. SLC16A2 </w:t>
      </w:r>
      <w:r>
        <w:rPr>
          <w:rFonts w:ascii="Arial" w:eastAsia="Arial" w:hAnsi="Arial" w:cs="Arial"/>
          <w:i/>
          <w:sz w:val="22"/>
          <w:szCs w:val="22"/>
        </w:rPr>
        <w:t>(Slc16a2</w:t>
      </w:r>
      <w:r>
        <w:rPr>
          <w:rFonts w:ascii="Arial" w:eastAsia="Arial" w:hAnsi="Arial" w:cs="Arial"/>
          <w:sz w:val="22"/>
          <w:szCs w:val="22"/>
        </w:rPr>
        <w:t>/Mct8) has been shown to also function as a T3 exporter</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{"citationID":"qD3OKB4V","properties":{"formattedCitation":"(53)","plainCitation":"(53)","noteIndex":0},"citationItems":[{"id":"7GnAdnRm/wbKPAt8r","uris":["http://zotero.org/users/4937421/items/B6W2GPRI"],"itemData":{"id":2521,"type":"article-journal","abstract":"Thyroid hormone (TH) is essential for the proper development of numerous tissues, notably the brain. TH acts mostly intracellularly, which requires transport by TH transporters across the plasma membrane. Although several transporter families have been identified, only monocarboxylate transporter (MCT)8, MCT10 and organic anion-transporting polypeptide (OATP)1C1 demonstrate a high degree of specificity towards TH. Recently, the biological importance of MCT8 has been elucidated. Mutations in MCT8 are associated with elevated serum T(3) levels and severe psychomotor retardation, indicating a pivotal role for MCT8 in brain development. MCT8 knockout mice lack neurological damage, but mimic TH abnormalities of MCT8 patients. The exact pathophysiological mechanisms in MCT8 patients remain to be elucidated fully. Future research will probably identify novel TH transporters and disorders based on TH transporter defects.","container-title":"Trends in endocrinology and metabolism: TEM","DOI":"10.1016/j.tem.2007.11.003","ISSN":"1043-2760","issue":"2","journalAbbreviation":"Trends Endocrinol Metab","language":"eng","note":"PMID: 18291666","page":"50-56","source":"PubMed","title":"Thyroid hormone transport in and out of cells","volume":"19","author":[{"family":"Visser","given":"W. Edward"},{"family":"Friesema","given":"Edith C. H."},{"family":"Jansen","given":"Jurgen"},{"family":"Visser","given":"Theo J."}],"issued":{"date-parts":[["2008",3]]}}}],"schema":"https://github.com/citation-style-language/schema/raw/master/csl-citation.json"}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(53)</w:t>
      </w:r>
      <w:r w:rsidR="00633AF5">
        <w:rPr>
          <w:rFonts w:ascii="Arial" w:eastAsia="Arial" w:hAnsi="Arial" w:cs="Arial"/>
          <w:sz w:val="22"/>
          <w:szCs w:val="22"/>
        </w:rPr>
        <w:fldChar w:fldCharType="end"/>
      </w:r>
      <w:r>
        <w:rPr>
          <w:rFonts w:ascii="Arial" w:eastAsia="Arial" w:hAnsi="Arial" w:cs="Arial"/>
          <w:sz w:val="22"/>
          <w:szCs w:val="22"/>
        </w:rPr>
        <w:t xml:space="preserve">; thus, increased expression of </w:t>
      </w:r>
      <w:r>
        <w:rPr>
          <w:rFonts w:ascii="Arial" w:eastAsia="Arial" w:hAnsi="Arial" w:cs="Arial"/>
          <w:i/>
          <w:sz w:val="22"/>
          <w:szCs w:val="22"/>
        </w:rPr>
        <w:t>Slc16a2</w:t>
      </w:r>
      <w:r>
        <w:rPr>
          <w:rFonts w:ascii="Arial" w:eastAsia="Arial" w:hAnsi="Arial" w:cs="Arial"/>
          <w:sz w:val="22"/>
          <w:szCs w:val="22"/>
        </w:rPr>
        <w:t xml:space="preserve"> as a result of iron deficiency may instead be indicative of a cellular response to decrease the intracellular availability of T3, in order to match the decreased metabolic potential of available iron and prevent oxidative stress. </w:t>
      </w:r>
    </w:p>
    <w:p w14:paraId="0000003C" w14:textId="60D0CFEF"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As further evidence for iron deficiency driving T3 export, the second highest predictor of underlying gene variability between iron sufficient and iron deficient neurons at both 11 and 18DIV was </w:t>
      </w:r>
      <w:proofErr w:type="spellStart"/>
      <w:r>
        <w:rPr>
          <w:rFonts w:ascii="Arial" w:eastAsia="Arial" w:hAnsi="Arial" w:cs="Arial"/>
          <w:i/>
          <w:sz w:val="22"/>
          <w:szCs w:val="22"/>
        </w:rPr>
        <w:t>Crym</w:t>
      </w:r>
      <w:proofErr w:type="spellEnd"/>
      <w:r>
        <w:rPr>
          <w:rFonts w:ascii="Arial" w:eastAsia="Arial" w:hAnsi="Arial" w:cs="Arial"/>
          <w:sz w:val="22"/>
          <w:szCs w:val="22"/>
        </w:rPr>
        <w:t xml:space="preserve">, a T3 binding protein.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expression is negatively correlated in both PC1 and PC2 with </w:t>
      </w:r>
      <w:r>
        <w:rPr>
          <w:rFonts w:ascii="Arial" w:eastAsia="Arial" w:hAnsi="Arial" w:cs="Arial"/>
          <w:i/>
          <w:sz w:val="22"/>
          <w:szCs w:val="22"/>
        </w:rPr>
        <w:t>Tfr1</w:t>
      </w:r>
      <w:r>
        <w:rPr>
          <w:rFonts w:ascii="Arial" w:eastAsia="Arial" w:hAnsi="Arial" w:cs="Arial"/>
          <w:sz w:val="22"/>
          <w:szCs w:val="22"/>
        </w:rPr>
        <w:t xml:space="preserve"> expression at these stages. At 21DIV, gene variability was more strongly predicted by </w:t>
      </w:r>
      <w:proofErr w:type="spellStart"/>
      <w:r>
        <w:rPr>
          <w:rFonts w:ascii="Arial" w:eastAsia="Arial" w:hAnsi="Arial" w:cs="Arial"/>
          <w:i/>
          <w:sz w:val="22"/>
          <w:szCs w:val="22"/>
        </w:rPr>
        <w:t>Crym</w:t>
      </w:r>
      <w:proofErr w:type="spellEnd"/>
      <w:r>
        <w:rPr>
          <w:rFonts w:ascii="Arial" w:eastAsia="Arial" w:hAnsi="Arial" w:cs="Arial"/>
          <w:sz w:val="22"/>
          <w:szCs w:val="22"/>
        </w:rPr>
        <w:t xml:space="preserve"> than </w:t>
      </w:r>
      <w:r>
        <w:rPr>
          <w:rFonts w:ascii="Arial" w:eastAsia="Arial" w:hAnsi="Arial" w:cs="Arial"/>
          <w:i/>
          <w:sz w:val="22"/>
          <w:szCs w:val="22"/>
        </w:rPr>
        <w:t>Tfr1</w:t>
      </w:r>
      <w:r>
        <w:rPr>
          <w:rFonts w:ascii="Arial" w:eastAsia="Arial" w:hAnsi="Arial" w:cs="Arial"/>
          <w:sz w:val="22"/>
          <w:szCs w:val="22"/>
        </w:rPr>
        <w:t>, suggesting that cultures replete with iron maintain a signature of gene expression (</w:t>
      </w:r>
      <w:proofErr w:type="gramStart"/>
      <w:r>
        <w:rPr>
          <w:rFonts w:ascii="Arial" w:eastAsia="Arial" w:hAnsi="Arial" w:cs="Arial"/>
          <w:sz w:val="22"/>
          <w:szCs w:val="22"/>
        </w:rPr>
        <w:t>i.e.</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sz w:val="22"/>
          <w:szCs w:val="22"/>
        </w:rPr>
        <w:t xml:space="preserve">) indicative of previous iron status. Decreased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expression has been shown to increase T3 efflux through SLC16A2 and simultaneously decrease nuclear thyroid hormone activity</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1E18A1">
        <w:rPr>
          <w:rFonts w:ascii="Arial" w:eastAsia="Arial" w:hAnsi="Arial" w:cs="Arial"/>
          <w:sz w:val="22"/>
          <w:szCs w:val="22"/>
        </w:rPr>
        <w:instrText xml:space="preserve"> ADDIN ZOTERO_ITEM CSL_CITATION {"citationID":"iRpqeS0z","properties":{"formattedCitation":"(54)","plainCitation":"(54)","noteIndex":0},"citationItems":[{"id":"7GnAdnRm/KRM82A4z","uris":["http://zotero.org/users/4937421/items/4FKJCGYB"],"itemData":{"id":2523,"type":"article-journal","abstract":"Transport of thyroid hormone (TH) across the plasma membrane is necessary for the genomic action of T3 mediated by its nuclear T3 receptor. MCT8 and MCT10 have been identified as important TH transporters. Mutations in MCT8 result in severe psychomotor retardation. In addition to TH transport into the cell, MCT8 and MCT10 also facilitate TH efflux from cells. Therefore, the aim of this study was to examine if MCT8 and MCT10 increase the availability of T3 for its nuclear receptor rather than generate a rapid equilibrium between cellular and serum T3. T3 action was investigated in JEG3 cells co-transfected with TRβ1 and a T3 response element-driven luciferase construct, and T3 metabolism was analyzed in cells transfected with type 3 deiodinase (D3). In addition, cells were transfected with MCT8 or MCT10 and/or the cytoplasmic T3-binding protein mu-crystallin (CRYM). Luciferase signal was markedly stimulated by incubating cells for 24 h with 1 nM T3, but this response was not augmented by MCT8 or MCT10 expression. Limiting the time of T3 exposure to 1-6 h and co-transfection with CRYM allowed for a modest increase in luciferase response to T3. In contrast, T3 metabolism by D3 was potently stimulated by MCT8 or MCT10 expression, but it was not affected by expression of CRYM. These results suggest that MCT8 and MCT10 by virtue of their bidirectional T3 transport have less effect on steady-state nuclear T3 levels than on T3 levels at the cell periphery where D3 is located. CRYM alters the dynamics of cellular TH transport but its exact function in the cellular distribution of TH remains to be determined.","container-title":"Molecular and Cellular Endocrinology","DOI":"10.1016/j.mce.2016.07.037","ISSN":"1872-8057","journalAbbreviation":"Mol Cell Endocrinol","language":"eng","note":"PMID: 27492966","page":"252-260","source":"PubMed","title":"Effects of thyroid hormone transporters MCT8 and MCT10 on nuclear activity of T3","volume":"437","author":[{"family":"Mullem","given":"Alies A.","non-dropping-particle":"van"},{"family":"Gucht","given":"Anja L. M.","non-dropping-particle":"van"},{"family":"Visser","given":"W. Edward"},{"family":"Meima","given":"Marcel E."},{"family":"Peeters","given":"Robin P."},{"family":"Visser","given":"Theo J."}],"issued":{"date-parts":[["2016",12,5]]}}}],"schema":"https://github.com/citation-style-language/schema/raw/master/csl-citation.json"} </w:instrText>
      </w:r>
      <w:r w:rsidR="00633AF5">
        <w:rPr>
          <w:rFonts w:ascii="Arial" w:eastAsia="Arial" w:hAnsi="Arial" w:cs="Arial"/>
          <w:sz w:val="22"/>
          <w:szCs w:val="22"/>
        </w:rPr>
        <w:fldChar w:fldCharType="separate"/>
      </w:r>
      <w:r w:rsidR="001E18A1" w:rsidRPr="001E18A1">
        <w:rPr>
          <w:rFonts w:ascii="Arial" w:hAnsi="Arial" w:cs="Arial"/>
          <w:sz w:val="22"/>
        </w:rPr>
        <w:t>(54)</w:t>
      </w:r>
      <w:r w:rsidR="00633AF5">
        <w:rPr>
          <w:rFonts w:ascii="Arial" w:eastAsia="Arial" w:hAnsi="Arial" w:cs="Arial"/>
          <w:sz w:val="22"/>
          <w:szCs w:val="22"/>
        </w:rPr>
        <w:fldChar w:fldCharType="end"/>
      </w:r>
      <w:r>
        <w:rPr>
          <w:rFonts w:ascii="Arial" w:eastAsia="Arial" w:hAnsi="Arial" w:cs="Arial"/>
          <w:sz w:val="22"/>
          <w:szCs w:val="22"/>
        </w:rPr>
        <w:t xml:space="preserve">. Since neuronal iron deficiency decreases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expression and increases </w:t>
      </w:r>
      <w:r>
        <w:rPr>
          <w:rFonts w:ascii="Arial" w:eastAsia="Arial" w:hAnsi="Arial" w:cs="Arial"/>
          <w:i/>
          <w:sz w:val="22"/>
          <w:szCs w:val="22"/>
        </w:rPr>
        <w:t>Slc16a2</w:t>
      </w:r>
      <w:r>
        <w:rPr>
          <w:rFonts w:ascii="Arial" w:eastAsia="Arial" w:hAnsi="Arial" w:cs="Arial"/>
          <w:sz w:val="22"/>
          <w:szCs w:val="22"/>
        </w:rPr>
        <w:t xml:space="preserve"> expression, this provides further support that low neuronal iron status may result in the cell increasing T3 efflux to reduce overall thyroid hormone function, including genomic and </w:t>
      </w:r>
      <w:r w:rsidR="00633AF5">
        <w:rPr>
          <w:rFonts w:ascii="Arial" w:eastAsia="Arial" w:hAnsi="Arial" w:cs="Arial"/>
          <w:sz w:val="22"/>
          <w:szCs w:val="22"/>
        </w:rPr>
        <w:t>non-genomic</w:t>
      </w:r>
      <w:r>
        <w:rPr>
          <w:rFonts w:ascii="Arial" w:eastAsia="Arial" w:hAnsi="Arial" w:cs="Arial"/>
          <w:sz w:val="22"/>
          <w:szCs w:val="22"/>
        </w:rPr>
        <w:t xml:space="preserve"> functions, including mitochondrial metabolism and cytoskeletal dynamics required to grow developing neurons</w:t>
      </w:r>
      <w:r w:rsidR="00633AF5">
        <w:rPr>
          <w:rFonts w:ascii="Arial" w:eastAsia="Arial" w:hAnsi="Arial" w:cs="Arial"/>
          <w:sz w:val="22"/>
          <w:szCs w:val="22"/>
        </w:rPr>
        <w:t xml:space="preserve"> </w:t>
      </w:r>
      <w:r w:rsidR="00633AF5">
        <w:rPr>
          <w:rFonts w:ascii="Arial" w:eastAsia="Arial" w:hAnsi="Arial" w:cs="Arial"/>
          <w:sz w:val="22"/>
          <w:szCs w:val="22"/>
        </w:rPr>
        <w:fldChar w:fldCharType="begin"/>
      </w:r>
      <w:r w:rsidR="00986508">
        <w:rPr>
          <w:rFonts w:ascii="Arial" w:eastAsia="Arial" w:hAnsi="Arial" w:cs="Arial"/>
          <w:sz w:val="22"/>
          <w:szCs w:val="22"/>
        </w:rPr>
        <w:instrText xml:space="preserve"> ADDIN ZOTERO_ITEM CSL_CITATION {"citationID":"A9LyNuTU","properties":{"formattedCitation":"(3)","plainCitation":"(3)","noteIndex":0},"citationItems":[{"id":"7GnAdnRm/T9VPzodh","uris":["http://zotero.org/users/4937421/items/4DPD44NR"],"itemData":{"id":679,"type":"article-journal","container-title":"Endocrine Reviews","DOI":"10.1210/er.2009-0007","ISSN":"0163-769X, 1945-7189","issue":"2","language":"en","page":"139-170","source":"DOI.org (Crossref)","title":"Molecular Aspects of Thyroid Hormone Actions","volume":"31","author":[{"family":"Cheng","given":"Sheue-Yann"},{"family":"Leonard","given":"Jack L."},{"family":"Davis","given":"Paul J."}],"issued":{"date-parts":[["2010",4,1]]}}}],"schema":"https://github.com/citation-style-language/schema/raw/master/csl-citation.json"} </w:instrText>
      </w:r>
      <w:r w:rsidR="00633AF5">
        <w:rPr>
          <w:rFonts w:ascii="Arial" w:eastAsia="Arial" w:hAnsi="Arial" w:cs="Arial"/>
          <w:sz w:val="22"/>
          <w:szCs w:val="22"/>
        </w:rPr>
        <w:fldChar w:fldCharType="separate"/>
      </w:r>
      <w:r w:rsidR="00633AF5">
        <w:rPr>
          <w:rFonts w:ascii="Arial" w:eastAsia="Arial" w:hAnsi="Arial" w:cs="Arial"/>
          <w:noProof/>
          <w:sz w:val="22"/>
          <w:szCs w:val="22"/>
        </w:rPr>
        <w:t>(3)</w:t>
      </w:r>
      <w:r w:rsidR="00633AF5">
        <w:rPr>
          <w:rFonts w:ascii="Arial" w:eastAsia="Arial" w:hAnsi="Arial" w:cs="Arial"/>
          <w:sz w:val="22"/>
          <w:szCs w:val="22"/>
        </w:rPr>
        <w:fldChar w:fldCharType="end"/>
      </w:r>
      <w:r>
        <w:rPr>
          <w:rFonts w:ascii="Arial" w:eastAsia="Arial" w:hAnsi="Arial" w:cs="Arial"/>
          <w:sz w:val="22"/>
          <w:szCs w:val="22"/>
        </w:rPr>
        <w:t>. To understand the cellular handling of dysregulated thyroid hormone function and availability, future studies will need to assess intra- and extra-cellular concentrations of thyroid hormone metabolites, thyroid hormone transport kinetics, and deiodinase activities in iron deficient neurons.</w:t>
      </w:r>
    </w:p>
    <w:p w14:paraId="0000003E" w14:textId="326E205A"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If there is an underlying adaptive mechanism mediating the effect of iron deficiency on thyroid hormone action, then there should be a reciprocal effect with thyroid hormone deficiency causing a decrease in iron availability or iron-dependent activity. In our previous studies, mild, </w:t>
      </w:r>
      <w:r>
        <w:rPr>
          <w:rFonts w:ascii="Arial" w:eastAsia="Arial" w:hAnsi="Arial" w:cs="Arial"/>
          <w:sz w:val="22"/>
          <w:szCs w:val="22"/>
        </w:rPr>
        <w:lastRenderedPageBreak/>
        <w:t xml:space="preserve">moderate, or severe fetal-neonatal thyroid hormone deficiency did not alter the total iron content of the neonatal brain </w:t>
      </w:r>
      <w:r w:rsidR="00633AF5">
        <w:rPr>
          <w:rFonts w:ascii="Arial" w:hAnsi="Arial" w:cs="Arial"/>
          <w:sz w:val="22"/>
          <w:szCs w:val="22"/>
        </w:rPr>
        <w:fldChar w:fldCharType="begin"/>
      </w:r>
      <w:r w:rsidR="00986508">
        <w:rPr>
          <w:rFonts w:ascii="Arial" w:hAnsi="Arial" w:cs="Arial"/>
          <w:sz w:val="22"/>
          <w:szCs w:val="22"/>
        </w:rPr>
        <w:instrText xml:space="preserve"> ADDIN ZOTERO_ITEM CSL_CITATION {"citationID":"oqjeQESa","properties":{"formattedCitation":"(14\\uc0\\u8211{}16)","plainCitation":"(14–16)","noteIndex":0},"citationItems":[{"id":"7GnAdnRm/HqAqEveU","uris":["http://zotero.org/users/4937421/items/HF776FHF"],"itemData":{"id":421,"type":"article-journal","abstract":"Copper (Cu), iron (Fe), and thyroid hormone (TH) deficiencies produce similar defects in late brain development including hypomyelination of axons and impaired synapse formation and function, suggesting that these micronutrient deficiencies share a common mechanism contributing to these derangements. We previously demonstrated that fetal/neonatal Cu and Fe deficiencies lower circulating TH concentrations in neonatal rats. Fe deficiency also reduces whole-brain T(3) content, suggesting impaired TH action in the developing Fe-deficient brain. We hypothesized that fetal/neonatal Cu and Fe deficiencies will produce mild or moderate TH deficiencies and will impair TH-responsive gene expression in the neonatal cerebral cortex and hippocampus. To test this hypothesis, we rendered pregnant Sprague Dawley rats Cu-, Fe-, or TH-deficient from early gestation through postnatal d 10 (P10). Mild and moderate TH deficiencies were induced by 1 and 3 ppm propylthiouracil treatment, respectively. Cu deficiency did not significantly alter serum or tissue TH concentrations or TH-responsive brain mRNA expression. Fe deficiency significantly lowered P10 serum total T(3) (45%), serum total T(4) (52%), whole brain T(3) (14%), and hippocampal T(3) (18%) concentrations, producing a mild TH deficiency similar to 1 ppm propylthiouracil treatment. Fe deficiency lowered Pvalb, Enpp6, and Mbp mRNA levels in the P10 hippocampus. Fe deficiency also altered Hairless, Dbm, and Dio2 mRNA levels in the P10 cerebral cortex. These results suggest that some of the brain defects associated with Fe deficiency may be mediated through altered thyroidal status and the concomitant alterations in TH-responsive gene transcription.","container-title":"Endocrinology","DOI":"en.2012-1067 [pii] 10.1210/en.2012-1067","ISSN":"1945-7170 (Electronic) 0013-7227 (Linking)","language":"eng","page":"5668-80","title":"Fetal and neonatal iron deficiency reduces thyroid hormone-responsive gene mRNA levels in the neonatal rat hippocampus and cerebral cortex","volume":"153","author":[{"family":"Bastian","given":"T. W."},{"family":"Anderson","given":"J. A."},{"family":"Fretham","given":"S. J."},{"family":"Prohaska","given":"J. R."},{"family":"Georgieff","given":"M. K."},{"family":"Anderson","given":"G. W."}],"issued":{"date-parts":[["2012",11]]}}},{"id":"7GnAdnRm/lDANywCx","uris":["http://zotero.org/users/4937421/items/6RPQKPB9"],"itemData":{"id":709,"type":"article-journal","abstract":"Copper (Cu), iron (Fe), and iodine/thyroid hormone (TH) deficiencies lead to similar defects in late brain development, suggesting that these micronutrient deficiencies share a common mechanism contributing to the observed derangements. Previous studies in rodents (postweanling and adult) and humans (adolescent and adult) indicate that Cu and Fe deficiencies affect the hypothalamic-pituitary-thyroid axis, leading to altered TH status. Importantly, however, relationships between Fe and Cu deficiencies and thyroidal status have not been assessed in the most vulnerable population, the developing fetus/neonate. We hypothesized that Cu and Fe deficiencies reduce circulating and brain TH levels during development, contributing to the defects in brain development associated with these deficiencies. To test this hypothesis, pregnant rat dams were rendered Cu deficient (CuD), FeD, or TH deficient from early gestation through weaning. Serum thyroxine (T4) and triiodothyronine (T3), and brain T3 levels, were subsequently measured in postnatal d 12 (P12) pups. Cu deficiency reduced serum total T3 by 48%, serum total T4 by 21%, and whole-brain T3 by 10% at P12. Fe deficiency reduced serum total T3 by 43%, serum total T4 by 67%, and whole-brain T3 by 25% at P12. Brain mRNA analysis revealed that expression of several TH-responsive genes were altered in CuD or FeD neonates, suggesting that reduced TH concentrations were sensed by the FeD and CuD neonatal brain. These results indicate that at least some of the brain defects associated with neonatal Fe and Cu deficiencies are mediated through reductions in circulating and brain TH levels.","container-title":"Endocrinology","DOI":"10.1210/en.2010-0252","ISSN":"0013-7227, 1945-7170","issue":"8","language":"en","page":"4055-4065","source":"DOI.org (Crossref)","title":"Perinatal Iron and Copper Deficiencies Alter Neonatal Rat Circulating and Brain Thyroid Hormone Concentrations","volume":"151","author":[{"family":"Bastian","given":"Thomas W."},{"family":"Prohaska","given":"Joseph R."},{"family":"Georgieff","given":"Michael K."},{"family":"Anderson","given":"Grant W."}],"issued":{"date-parts":[["2010",8,1]]}}},{"id":"7GnAdnRm/QB3jkNTO","uris":["http://zotero.org/users/4937421/items/M49AWBA4"],"itemData":{"id":413,"type":"article-journal","abstract":"Fetal/neonatal iron (Fe) and iodine/TH deficiencies lead to similar brain developmental abnormalities and often coexist in developing countries. We recently demonstrated that fetal/neonatal Fe deficiency results in a mild neonatal thyroidal impairment, suggesting that TH insufficiency contributes to the neurodevelopmental abnormalities associated with Fe deficiency. We hypothesized that combining Fe deficiency with an additional mild thyroidal perturbation (6-propyl-2-thiouracil [PTU]) during development would more severely impair neonatal thyroidal status and brain TH-responsive gene expression than either deficiency alone. Early gestation pregnant rats were assigned to 7 different treatment groups: control, Fe deficient (FeD), mild TH deficient (1 ppm PTU), moderate TH deficient (3 ppm PTU), severe TH deficient (10 ppm PTU), FeD/1 ppm PTU, or FeD/3 ppm PTU. FeD or 1 ppm PTU treatment alone reduced postnatal day 15 serum total T4 concentrations by 64% and 74%, respectively, without significantly altering serum total T3 concentrations. Neither treatment alone significantly altered postnatal day 16 cortical or hippocampal T3 concentrations. FeD combined with 1 ppm PTU treatment produced a more severe effect, reducing serum total T4 by 95%, and lowering hippocampal and cortical T3 concentrations by 24% and 31%, respectively. Combined FeD/PTU had a more severe effect on brain TH-responsive gene expression than either treatment alone, significantly altering Pvalb, Dio2, Mbp, and Hairless hippocampal and/or cortical mRNA levels. FeD/PTU treatment more severely impacted cortical and hippocampal parvalbumin protein expression compared with either individual treatment. These data suggest that combining 2 mild thyroidal insults during development significantly disrupts thyroid function and impairs TH-regulated brain gene expression.","container-title":"Endocrinology","DOI":"10.1210/en.2013-1571","ISSN":"1945-7170 (Electronic) 0013-7227 (Linking)","language":"eng","page":"1157-67","title":"Fetal and neonatal iron deficiency exacerbates mild thyroid hormone insufficiency effects on male thyroid hormone levels and brain thyroid hormone-responsive gene expression","volume":"155","author":[{"family":"Bastian","given":"T. W."},{"family":"Prohaska","given":"J. R."},{"family":"Georgieff","given":"M. K."},{"family":"Anderson","given":"G. W."}],"issued":{"date-parts":[["2014",3]]}}}],"schema":"https://github.com/citation-style-language/schema/raw/master/csl-citation.json"} </w:instrText>
      </w:r>
      <w:r w:rsidR="00633AF5">
        <w:rPr>
          <w:rFonts w:ascii="Arial" w:hAnsi="Arial" w:cs="Arial"/>
          <w:sz w:val="22"/>
          <w:szCs w:val="22"/>
        </w:rPr>
        <w:fldChar w:fldCharType="separate"/>
      </w:r>
      <w:r w:rsidR="00633AF5" w:rsidRPr="008D5182">
        <w:rPr>
          <w:rFonts w:ascii="Arial" w:hAnsi="Arial" w:cs="Arial"/>
          <w:sz w:val="22"/>
        </w:rPr>
        <w:t>(14–16)</w:t>
      </w:r>
      <w:r w:rsidR="00633AF5">
        <w:rPr>
          <w:rFonts w:ascii="Arial" w:hAnsi="Arial" w:cs="Arial"/>
          <w:sz w:val="22"/>
          <w:szCs w:val="22"/>
        </w:rPr>
        <w:fldChar w:fldCharType="end"/>
      </w:r>
      <w:r>
        <w:rPr>
          <w:rFonts w:ascii="Arial" w:eastAsia="Arial" w:hAnsi="Arial" w:cs="Arial"/>
          <w:sz w:val="22"/>
          <w:szCs w:val="22"/>
        </w:rPr>
        <w:t xml:space="preserve">, but these studies did not measure cellular iron storage, availability, or utilization. In a fetal-neonatal rat model, systemic hypothyroidism increases ferritin L (iron storage) and decreases ferritin H (iron utilization) expression in the developing brain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{"citationID":"OtGkR2jY","properties":{"formattedCitation":"(55)","plainCitation":"(55)","noteIndex":0},"citationItems":[{"id":"7GnAdnRm/agMrMfSL","uris":["http://zotero.org/users/4937421/items/6BZ7I8IY"],"itemData":{"id":142,"type":"article-journal","abstract":"The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Hyperthyroidism has the opposite effect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{"citationID":"wAWWNwE6","properties":{"formattedCitation":"(55)","plainCitation":"(55)","noteIndex":0},"citationItems":[{"id":"7GnAdnRm/agMrMfSL","uris":["http://zotero.org/users/4937421/items/6BZ7I8IY"],"itemData":{"id":142,"type":"article-journal","abstract":"The iron binding protein ferritin is a heterogeneous mix of 24 heavy ŽH. and light ŽL. subunits. The H subunit is associated with iron utilization, while the L subunit is responsible for iron storage. Examination of the developmental pattern of mRNA abundance in rat brain revealed that ferritin L mRNA is highest at birth and declines during the first postnatal week. A similar decline was seen in ferritin H mRNA, but was followed by an increase in ferritin H mRNA in the second postnatal week which continued through postnatal day 21. The pattern of H mRNA regulation is similar to that in previous reports of total ferritin protein in the developing rat brain and is consistent with the fact that brain ferritin is predominately ferritin H. The effect of thyroid hormone on the developmental regulation of ferritin mRNAs was examined by the subcutaneous injection of a single dose of exogenous thyroxine ŽT4; 2 mgrg. on postnatal day 1. Hypothyroidism was induced in pregnant dams with propylthiouracil ŽPTU; 0.05% in drinking water. from gestational day 7. Northern analysis from postnatal days 2–21 showed that T4 increased ferritin H mRNA throughout development, while ferritin L mRNA was decreased compared to age-matched controls. PTU treatment decreased ferritin H and increased L mRNA in the later stages Ždays 14–21. of development. Given the distinct functions of ferritin H and L this suggests a role for thyroid hormone in the ability of the brain to regulate stored vs. utilizable iron during critical periods of development. q 2000 Elsevier Science B.V. All rights reserved.","container-title":"Developmental Brain Research","DOI":"10.1016/S0165-3806(99)00163-7","ISSN":"01653806","issue":"1","language":"en","page":"105-109","source":"Crossref","title":"Effect of altered thyroid hormone status on rat brain ferritin H and ferritin L mRNA during postnatal development","volume":"119","author":[{"family":"Levenson","given":"Cathy W"},{"family":"Fitch","given":"Cheryl A"}],"issued":{"date-parts":[["2000",1]]}}}],"schema":"https://github.com/citation-style-language/schema/raw/master/csl-citation.json"}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(55)</w:t>
      </w:r>
      <w:r w:rsidR="00633AF5">
        <w:rPr>
          <w:rFonts w:ascii="Arial" w:eastAsia="MS Mincho" w:hAnsi="Arial"/>
          <w:sz w:val="22"/>
        </w:rPr>
        <w:fldChar w:fldCharType="end"/>
      </w:r>
      <w:r>
        <w:rPr>
          <w:rFonts w:ascii="Arial" w:eastAsia="Arial" w:hAnsi="Arial" w:cs="Arial"/>
          <w:sz w:val="22"/>
          <w:szCs w:val="22"/>
        </w:rPr>
        <w:t xml:space="preserve">, indicating a direct relationship between brain thyroid hormone availability and the balance of cellular iron storage and utilization. Further investigation into thyroid hormone control of intracellular iron storage, availability, and utilization will be important to understand the regulatory mechanisms of iron-thyroid hormone interactions and their roles in maintaining the balance between metabolic supply and demand during brain development. </w:t>
      </w:r>
    </w:p>
    <w:p w14:paraId="0000003F" w14:textId="1BE97BFE" w:rsidR="0055453B" w:rsidRDefault="00000000">
      <w:pPr>
        <w:spacing w:line="480" w:lineRule="auto"/>
        <w:ind w:firstLine="720"/>
        <w:jc w:val="both"/>
        <w:rPr>
          <w:rFonts w:ascii="Arial" w:eastAsia="Arial" w:hAnsi="Arial" w:cs="Arial"/>
          <w:sz w:val="22"/>
          <w:szCs w:val="22"/>
        </w:rPr>
      </w:pPr>
      <w:r>
        <w:rPr>
          <w:rFonts w:ascii="Arial" w:eastAsia="Arial" w:hAnsi="Arial" w:cs="Arial"/>
          <w:sz w:val="22"/>
          <w:szCs w:val="22"/>
        </w:rPr>
        <w:t xml:space="preserve">Although our findings are from mouse cell cultures, there are potential translational implications. Iron status during pregnancy has been shown to be an independent risk factor for thyroid disorders including subclinical hypothyroidism, thyroid autoimmunity, and maternal hypothyroxinemia </w:t>
      </w:r>
      <w:r w:rsidR="00633AF5">
        <w:rPr>
          <w:rFonts w:ascii="Arial" w:eastAsia="MS Mincho" w:hAnsi="Arial"/>
          <w:sz w:val="22"/>
        </w:rPr>
        <w:fldChar w:fldCharType="begin"/>
      </w:r>
      <w:r w:rsidR="00986508">
        <w:rPr>
          <w:rFonts w:ascii="Arial" w:eastAsia="MS Mincho" w:hAnsi="Arial"/>
          <w:sz w:val="22"/>
        </w:rPr>
        <w:instrText xml:space="preserve"> ADDIN ZOTERO_ITEM CSL_CITATION {"citationID":"udHx5X69","properties":{"formattedCitation":"(12,13)","plainCitation":"(12,13)","noteIndex":0},"citationItems":[{"id":"7GnAdnRm/QGgKVBiF","uris":["http://zotero.org/users/4937421/items/T33ZQPDU"],"itemData":{"id":226,"type":"article-journal","abstract":"Deficiencies of micronutrients are highly prevalent in low-income countries. Inadequate intake of iodine impairs thyroid function and results in a spectrum of disorders. Other common deficiencies of micronutrients such as iron, selenium, vitamin A, and possibly zinc may interact with iodine nutrition and thyroid function. Randomised controlled intervention trials in iodine- and iron-deficient populations have shown that providing iron along with iodine results in greater improvements in thyroid function and volume than providing iodine alone. Vitamin A supplementation given alone or in combination with iodised salt can have a beneficial impact on thyroid function and thyroid size. Despite numerous studies of the effect of selenium on iodine and thyroid metabolism in animals, most published randomised controlled intervention trials in human populations failed to confirm an impact of selenium supplementation on thyroid metabolism. Little evidence is available on interactions between iodine and zinc metabolism.","container-title":"Best Pract Res Clin Endocrinol Metab","DOI":"S1521-690X(09)00105-5 [pii] 10.1016/j.beem.2009.08.012","ISSN":"1532-1908 (Electronic) 1521-690X (Linking)","language":"eng","page":"117-32","title":"The impact of common micronutrient deficiencies on iodine and thyroid metabolism: the evidence from human studies","volume":"24","author":[{"family":"Hess","given":"S. Y."}],"issued":{"date-parts":[["2010",2]]}}},{"id":"7GnAdnRm/DlWbhUcW","uris":["http://zotero.org/users/4937421/items/C2YE4KAI"],"itemData":{"id":683,"type":"article-journal","abstract":"Background: Iron deﬁciency (ID) is concerned as the most common nutritional deﬁciency worldwide. The effects of ID on thyroid function and autoimmunity in pregnant women and reproductive-age women are controversial. The aim of the current study was to summarize the evidences and evaluate the relationship between ID and thyroid disorders.\nMethods: In this systematic review and meta-analysis, studies published on the Cochrane, Embase, Medline, and PubMed databases by October 2020 were searched. A total of 636 studies which discussed the correlation between ID and thyroid disorders were eligible in the initial search. Pooled mean differences (MD) and 95% conﬁdence intervals (CI) were calculated for the assessment of thyrotropin (TSH) and free thyroxine (FT4) levels. Combined odd ratios (OR) and 95% CI were calculated for the assessment of the prevalence of overt and subclinical hypothyroidism, positive thyroid peroxidase antibody (TPOAb), and thyroglobulin antibody (TgAb).\nResults: For women of reproductive age, ID could signiﬁcantly increase the risk of positive TPOAb (OR: 1.89; 95% CI: 1.17, 3.06: P = 0.01) and both positive TPOAb and TgAb (OR: 1.48; 95% CI: 1.03, 2.11: P = 0.03). The meta-analysis of pregnant women showed that pregnant women with ID had increased serum TSH levels (MD: 0.12; 95% CI: 0.07, 0.17; P &lt; 0.00001) and decreased FT4 levels (MD: −0.73; 95% CI: −1.04, −0.41; P &lt; 0.00001). Meanwhile, the prevalence of overt (OR: 1.60; 95% CI: 1.17, 2.19; P = 0.004) and subclinical (OR: 1.37; 95% CI: 1.13, 1.66; P = 0.001) hypothyroidism in pregnant women with ID was signiﬁcantly increased.\nConclusions: ID may adversely affect thyroid function and autoimmunity of pregnant and reproductive-age women and it is very necessary for monitoring iron nutritional status and early treatment of ID for them.","container-title":"Frontiers in Endocrinology","language":"en","page":"9","source":"Zotero","title":"Iron Deficiency, a Risk Factor of Thyroid Disorders in Reproductive-Age and Pregnant Women: A Systematic Review and Meta-Analysis","volume":"12","author":[{"family":"Luo","given":"Jingyi"}],"issued":{"date-parts":[["2021"]]}}}],"schema":"https://github.com/citation-style-language/schema/raw/master/csl-citation.json"} </w:instrText>
      </w:r>
      <w:r w:rsidR="00633AF5">
        <w:rPr>
          <w:rFonts w:ascii="Arial" w:eastAsia="MS Mincho" w:hAnsi="Arial"/>
          <w:sz w:val="22"/>
        </w:rPr>
        <w:fldChar w:fldCharType="separate"/>
      </w:r>
      <w:r w:rsidR="00633AF5">
        <w:rPr>
          <w:rFonts w:ascii="Arial" w:hAnsi="Arial" w:cs="Arial"/>
          <w:sz w:val="22"/>
        </w:rPr>
        <w:t>(12,13)</w:t>
      </w:r>
      <w:r w:rsidR="00633AF5">
        <w:rPr>
          <w:rFonts w:ascii="Arial" w:eastAsia="MS Mincho" w:hAnsi="Arial"/>
          <w:sz w:val="22"/>
        </w:rPr>
        <w:fldChar w:fldCharType="end"/>
      </w:r>
      <w:r>
        <w:rPr>
          <w:rFonts w:ascii="Arial" w:eastAsia="Arial" w:hAnsi="Arial" w:cs="Arial"/>
          <w:sz w:val="22"/>
          <w:szCs w:val="22"/>
        </w:rPr>
        <w:t xml:space="preserve">. Maternal iron deficiency and mild thyroid dysfunction are associated with similar adverse offspring neurological outcomes (e.g., increased risk of cognitive deficits, ADHD, autism, and schizophrenia) </w:t>
      </w:r>
      <w:r w:rsidR="00633AF5">
        <w:rPr>
          <w:rFonts w:ascii="Arial" w:eastAsia="MS Mincho" w:hAnsi="Arial"/>
          <w:sz w:val="22"/>
        </w:rPr>
        <w:fldChar w:fldCharType="begin"/>
      </w:r>
      <w:r w:rsidR="001E18A1">
        <w:rPr>
          <w:rFonts w:ascii="Arial" w:eastAsia="MS Mincho" w:hAnsi="Arial"/>
          <w:sz w:val="22"/>
        </w:rPr>
        <w:instrText xml:space="preserve"> ADDIN ZOTERO_ITEM CSL_CITATION {"citationID":"F2Ala6zj","properties":{"formattedCitation":"(5,10,56)","plainCitation":"(5,10,56)","noteIndex":0},"citationItems":[{"id":"7GnAdnRm/qcnOT5h7","uris":["http://zotero.org/users/4937421/items/EZV6AZLA"],"itemData":{"id":684,"type":"article-journal","abstract":"Severe iodine deﬁciency during development results in maternal and fetal hypothyroidism and associated serious adverse health effects, including cretinism and growth retardation. Universal salt iodization is the ﬁrst-line strategy for the elimination of severe iodine deﬁciency. Iodine supplementation is recommended for vulnerable groups in severely iodine-deﬁcient regions where salt iodization is infeasible or insufﬁcient. A recent clinical trial has informed best practices for iodine supplementation of severely iodine-deﬁcient lactating mothers. Because of successful programs of universal salt iodization in formerly severely iodine-deﬁcient regions around the world, public health concern has shifted toward mild to moderate iodine deﬁciency, which remains prevalent in many regions, especially among pregnant women. Observational studies have shown associations between both mild maternal iodine deﬁciency and mild maternal thyroid hypofunction and decreased child cognition. Iodine supplementation has been shown to improve indexes of maternal thyroid function, even in marginally iodine-deﬁcient areas. However, no data are yet available from randomized controlled trials in regions of mild to moderate iodine insufﬁciency on the relation between maternal iodine supplementation and neurobehavioral development in the offspring; thus, the long-term beneﬁts and safety of such supplementation are uncertain. Although it is clear that excessive iodine intake can cause alterations in thyroid function in susceptible individuals, safe upper limits for iodine intake in pregnancy have not been well deﬁned. Well-designed, prospective, randomized controlled trials that examine the effects of iodine supplementation on maternal thyroid function and infant neurobehavioral development in mildly to moderately iodine-deﬁcient pregnant women are urgently needed. In addition, clinical data on the effects of iodine excess in pregnant and lactating women are needed to inform current recommendations for safe upper limits on chronic iodine ingestion in general and on iodine supplementation in particular. Am J Clin Nutr 2016;104(Suppl):918S–23S.","container-title":"The American Journal of Clinical Nutrition","DOI":"10.3945/ajcn.115.110429","ISSN":"0002-9165, 1938-3207","issue":"suppl_3","language":"en","page":"918S-923S","source":"DOI.org (Crossref)","title":"Consequences of iodine deficiency and excess in pregnant women: an overview of current knowns and unknowns","title-short":"Consequences of iodine deficiency and excess in pregnant women","volume":"104","author":[{"family":"Pearce","given":"Elizabeth N"},{"family":"Lazarus","given":"John H"},{"family":"Moreno-Reyes","given":"Rodrigo"},{"family":"Zimmermann","given":"Michael B"}],"issued":{"date-parts":[["2016",9,1]]}}},{"id":"7GnAdnRm/BKFhGVsn","uris":["http://zotero.org/users/4937421/items/R6FLHEDJ"],"itemData":{"id":681,"type":"article-journal","container-title":"The Lancet Diabetes &amp; Endocrinology","DOI":"10.1016/S2213-8587(13)70109-8","ISSN":"22138587","issue":"3","journalAbbreviation":"The Lancet Diabetes &amp; Endocrinology","language":"en","page":"228-237","source":"DOI.org (Crossref)","title":"Hypothyroidism in pregnancy","volume":"1","author":[{"family":"Teng","given":"Weiping"},{"family":"Shan","given":"Zhongyan"},{"family":"Patil-Sisodia","given":"Komal"},{"family":"Cooper","given":"David S"}],"issued":{"date-parts":[["2013",11]]}}},{"id":"7GnAdnRm/nPJn67VD","uris":["http://zotero.org/users/4937421/items/J24ZXKRW"],"itemData":{"id":1919,"type":"article-journal","abstract":"Iron is essential for the function of all cells through its roles in oxygen delivery, electron transport, and enzymatic activity. Cells with high metabolic rates require more iron and are at greater risk for dysfunction during iron deﬁciency. Iron requirements during pregnancy increase dramatically, as the mother’s blood volume expands and the fetus grows and develops. Thus, pregnancy is a condition of impending or existing iron deﬁciency, which may be difﬁcult to diagnose because of limitations to commonly used biomarkers such as hemoglobin and ferritin concentrations. Iron deﬁciency is associated with adverse pregnancy outcomes, including increased maternal illness, low birthweight, prematurity, and intrauterine growth restriction. The rapidly developing fetal brain is at particular risk of iron deﬁciency, which can occur because of maternal iron deﬁciency, hypertension, smoking, or glucose intolerance. Low maternal gestational iron intake is associated with autism, schizophrenia, and abnormal brain structure in the offspring. Newborns with iron deﬁciency have compromised recognition memory, slower speed of processing, and poorer bonding that persist despite postnatal iron repletion. Preclinical models of fetal iron deﬁciency conﬁrm that expected iron-dependent processes such as monoamine neurotransmission, neuronal growth and differentiation, myelination, and gene expression are all compromised acutely and long term into adulthood. This review outlines strategies to diagnose and prevent iron deﬁciency in pregnancy. It describes the neurocognitive and mental health consequences of fetal iron deﬁciency. It emphasizes that fetal iron is a key nutrient that inﬂuences brain development and function across the lifespan.","container-title":"American Journal of Obstetrics and Gynecology","DOI":"10.1016/j.ajog.2020.03.006","ISSN":"00029378","issue":"4","journalAbbreviation":"American Journal of Obstetrics and Gynecology","language":"en","page":"516-524","source":"DOI.org (Crossref)","title":"Iron deficiency in pregnancy","volume":"223","author":[{"family":"Georgieff","given":"Michael K."}],"issued":{"date-parts":[["2020",10]]}}}],"schema":"https://github.com/citation-style-language/schema/raw/master/csl-citation.json"} </w:instrText>
      </w:r>
      <w:r w:rsidR="00633AF5">
        <w:rPr>
          <w:rFonts w:ascii="Arial" w:eastAsia="MS Mincho" w:hAnsi="Arial"/>
          <w:sz w:val="22"/>
        </w:rPr>
        <w:fldChar w:fldCharType="separate"/>
      </w:r>
      <w:r w:rsidR="001E18A1" w:rsidRPr="001E18A1">
        <w:rPr>
          <w:rFonts w:ascii="Arial" w:hAnsi="Arial" w:cs="Arial"/>
          <w:sz w:val="22"/>
        </w:rPr>
        <w:t>(5,10,56)</w:t>
      </w:r>
      <w:r w:rsidR="00633AF5">
        <w:rPr>
          <w:rFonts w:ascii="Arial" w:eastAsia="MS Mincho" w:hAnsi="Arial"/>
          <w:sz w:val="22"/>
        </w:rPr>
        <w:fldChar w:fldCharType="end"/>
      </w:r>
      <w:r>
        <w:rPr>
          <w:rFonts w:ascii="Arial" w:eastAsia="Arial" w:hAnsi="Arial" w:cs="Arial"/>
          <w:sz w:val="22"/>
          <w:szCs w:val="22"/>
        </w:rPr>
        <w:t>. Thus,</w:t>
      </w:r>
      <w:r>
        <w:rPr>
          <w:rFonts w:ascii="Arial" w:eastAsia="Arial" w:hAnsi="Arial" w:cs="Arial"/>
          <w:b/>
          <w:sz w:val="22"/>
          <w:szCs w:val="22"/>
        </w:rPr>
        <w:t xml:space="preserve"> </w:t>
      </w:r>
      <w:r>
        <w:rPr>
          <w:rFonts w:ascii="Arial" w:eastAsia="Arial" w:hAnsi="Arial" w:cs="Arial"/>
          <w:sz w:val="22"/>
          <w:szCs w:val="22"/>
        </w:rPr>
        <w:t>interactions between iron and thyroid functions have consequences for human fetal-neonatal and child brain health, indicating the need to better understand iron and thyroid hormone interactions for proper clinical management of these common early life disorders.</w:t>
      </w:r>
    </w:p>
    <w:p w14:paraId="00000040" w14:textId="77777777" w:rsidR="0055453B" w:rsidRDefault="00000000">
      <w:pPr>
        <w:spacing w:line="480" w:lineRule="auto"/>
        <w:rPr>
          <w:rFonts w:ascii="Arial" w:eastAsia="Arial" w:hAnsi="Arial" w:cs="Arial"/>
          <w:sz w:val="22"/>
          <w:szCs w:val="22"/>
        </w:rPr>
      </w:pPr>
      <w:r>
        <w:br w:type="page"/>
      </w:r>
      <w:r>
        <w:rPr>
          <w:rFonts w:ascii="Arial" w:eastAsia="Arial" w:hAnsi="Arial" w:cs="Arial"/>
          <w:b/>
          <w:sz w:val="22"/>
          <w:szCs w:val="22"/>
        </w:rPr>
        <w:lastRenderedPageBreak/>
        <w:t>Acknowledgements</w:t>
      </w:r>
    </w:p>
    <w:p w14:paraId="00000041"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We thank the members of the Bastian, Georgieff, and Lanier labs for their invaluable assistance with culture preparation and data interpretation. Grants supporting this research included NIH R01 HD029421 (MKG), R01 HD094809 (MKG), F32 HD085576 (TWB), T32 HL007062 (TRM) and an American Thyroid Association Research Grant (TWB).</w:t>
      </w:r>
    </w:p>
    <w:p w14:paraId="00000042" w14:textId="77777777" w:rsidR="0055453B" w:rsidRDefault="0055453B">
      <w:pPr>
        <w:spacing w:line="480" w:lineRule="auto"/>
        <w:jc w:val="both"/>
        <w:rPr>
          <w:rFonts w:ascii="Arial" w:eastAsia="Arial" w:hAnsi="Arial" w:cs="Arial"/>
          <w:sz w:val="22"/>
          <w:szCs w:val="22"/>
        </w:rPr>
      </w:pPr>
    </w:p>
    <w:p w14:paraId="00000043"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Author Contributions</w:t>
      </w:r>
    </w:p>
    <w:p w14:paraId="00000044" w14:textId="77777777" w:rsidR="0055453B" w:rsidRDefault="00000000">
      <w:pPr>
        <w:spacing w:line="480" w:lineRule="auto"/>
        <w:jc w:val="both"/>
        <w:rPr>
          <w:rFonts w:ascii="Arial" w:eastAsia="Arial" w:hAnsi="Arial" w:cs="Arial"/>
          <w:sz w:val="22"/>
          <w:szCs w:val="22"/>
        </w:rPr>
      </w:pPr>
      <w:r>
        <w:rPr>
          <w:rFonts w:ascii="Arial" w:eastAsia="Arial" w:hAnsi="Arial" w:cs="Arial"/>
          <w:sz w:val="22"/>
          <w:szCs w:val="22"/>
        </w:rPr>
        <w:tab/>
        <w:t>TWB, LML, and MKG designed the research; TWB conducted the neuronal culture experiments; TWB, SEB, and KNG conducted the gene expression experiments; EHT conducted and analyzed the thyroid hormone ELISA experiments; TRM, TWB, EHT, SEB, and KNG performed the statistical analyses. TRM and TWB wrote the manuscript and had responsibility for final content. MKG and LML edited the manuscript. All authors read and approved the final manuscript.</w:t>
      </w:r>
    </w:p>
    <w:p w14:paraId="00000045" w14:textId="77777777" w:rsidR="0055453B" w:rsidRDefault="0055453B">
      <w:pPr>
        <w:spacing w:line="480" w:lineRule="auto"/>
        <w:jc w:val="both"/>
        <w:rPr>
          <w:rFonts w:ascii="Arial" w:eastAsia="Arial" w:hAnsi="Arial" w:cs="Arial"/>
          <w:sz w:val="22"/>
          <w:szCs w:val="22"/>
        </w:rPr>
      </w:pPr>
    </w:p>
    <w:p w14:paraId="00000046" w14:textId="77777777" w:rsidR="0055453B" w:rsidRDefault="00000000">
      <w:pPr>
        <w:spacing w:line="480" w:lineRule="auto"/>
        <w:jc w:val="both"/>
        <w:rPr>
          <w:rFonts w:ascii="Arial" w:eastAsia="Arial" w:hAnsi="Arial" w:cs="Arial"/>
          <w:b/>
          <w:sz w:val="22"/>
          <w:szCs w:val="22"/>
        </w:rPr>
      </w:pPr>
      <w:commentRangeStart w:id="83"/>
      <w:r>
        <w:rPr>
          <w:rFonts w:ascii="Arial" w:eastAsia="Arial" w:hAnsi="Arial" w:cs="Arial"/>
          <w:b/>
          <w:sz w:val="22"/>
          <w:szCs w:val="22"/>
        </w:rPr>
        <w:t>Data Sharing</w:t>
      </w:r>
      <w:commentRangeEnd w:id="83"/>
      <w:r w:rsidR="00D21961">
        <w:rPr>
          <w:rStyle w:val="CommentReference"/>
        </w:rPr>
        <w:commentReference w:id="83"/>
      </w:r>
    </w:p>
    <w:p w14:paraId="00000047" w14:textId="77777777" w:rsidR="0055453B" w:rsidRDefault="00000000">
      <w:pPr>
        <w:spacing w:line="480" w:lineRule="auto"/>
        <w:jc w:val="both"/>
        <w:rPr>
          <w:rFonts w:ascii="Arial" w:eastAsia="Arial" w:hAnsi="Arial" w:cs="Arial"/>
          <w:sz w:val="22"/>
          <w:szCs w:val="22"/>
        </w:rPr>
        <w:sectPr w:rsidR="0055453B">
          <w:footerReference w:type="even" r:id="rId13"/>
          <w:footerReference w:type="default" r:id="rId14"/>
          <w:footerReference w:type="first" r:id="rId15"/>
          <w:pgSz w:w="12240" w:h="15840"/>
          <w:pgMar w:top="1440" w:right="1440" w:bottom="1440" w:left="1440" w:header="720" w:footer="720" w:gutter="0"/>
          <w:pgNumType w:start="1"/>
          <w:cols w:space="720"/>
          <w:titlePg/>
        </w:sectPr>
      </w:pPr>
      <w:r>
        <w:rPr>
          <w:rFonts w:ascii="Arial" w:eastAsia="Arial" w:hAnsi="Arial" w:cs="Arial"/>
          <w:sz w:val="22"/>
          <w:szCs w:val="22"/>
        </w:rPr>
        <w:t xml:space="preserve">Data described in the manuscript, code book, and analytic code is publicly and freely available without restriction at </w:t>
      </w:r>
      <w:hyperlink r:id="rId16">
        <w:r>
          <w:rPr>
            <w:rFonts w:ascii="Arial" w:eastAsia="Arial" w:hAnsi="Arial" w:cs="Arial"/>
            <w:color w:val="1155CC"/>
            <w:sz w:val="22"/>
            <w:szCs w:val="22"/>
            <w:u w:val="single"/>
          </w:rPr>
          <w:t>https://github.com/TimMonko/2023-FeD-TH-manuscript</w:t>
        </w:r>
      </w:hyperlink>
      <w:r>
        <w:rPr>
          <w:rFonts w:ascii="Arial" w:eastAsia="Arial" w:hAnsi="Arial" w:cs="Arial"/>
          <w:sz w:val="22"/>
          <w:szCs w:val="22"/>
        </w:rPr>
        <w:t xml:space="preserve">. </w:t>
      </w:r>
      <w:r>
        <w:br w:type="page"/>
      </w:r>
    </w:p>
    <w:p w14:paraId="00000048"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References</w:t>
      </w:r>
    </w:p>
    <w:p w14:paraId="127B00DB" w14:textId="77777777" w:rsidR="001E18A1" w:rsidRPr="00CA2ABD" w:rsidRDefault="00360816" w:rsidP="001E18A1">
      <w:pPr>
        <w:pStyle w:val="Bibliography"/>
        <w:rPr>
          <w:rFonts w:ascii="Arial" w:hAnsi="Arial" w:cs="Arial"/>
          <w:sz w:val="22"/>
          <w:szCs w:val="22"/>
          <w:rPrChange w:id="84" w:author="Tim Monko" w:date="2023-07-19T07:00:00Z">
            <w:rPr/>
          </w:rPrChange>
        </w:rPr>
      </w:pPr>
      <w:r w:rsidRPr="00CA2ABD">
        <w:rPr>
          <w:rFonts w:ascii="Arial" w:hAnsi="Arial" w:cs="Arial"/>
          <w:sz w:val="22"/>
          <w:szCs w:val="22"/>
        </w:rPr>
        <w:fldChar w:fldCharType="begin"/>
      </w:r>
      <w:r w:rsidR="00633AF5" w:rsidRPr="00CA2ABD">
        <w:rPr>
          <w:rFonts w:ascii="Arial" w:hAnsi="Arial" w:cs="Arial"/>
          <w:sz w:val="22"/>
          <w:szCs w:val="22"/>
        </w:rPr>
        <w:instrText xml:space="preserve"> ADDIN ZOTERO_BIBL {"uncited":[],"omitted":[],"custom":[]} CSL_BIBLIOGRAPHY </w:instrText>
      </w:r>
      <w:r w:rsidRPr="00CA2ABD">
        <w:rPr>
          <w:rFonts w:ascii="Arial" w:hAnsi="Arial" w:cs="Arial"/>
          <w:sz w:val="22"/>
          <w:szCs w:val="22"/>
        </w:rPr>
        <w:fldChar w:fldCharType="separate"/>
      </w:r>
      <w:r w:rsidR="001E18A1" w:rsidRPr="00CA2ABD">
        <w:rPr>
          <w:rFonts w:ascii="Arial" w:hAnsi="Arial" w:cs="Arial"/>
          <w:sz w:val="22"/>
          <w:szCs w:val="22"/>
          <w:rPrChange w:id="85" w:author="Tim Monko" w:date="2023-07-19T07:00:00Z">
            <w:rPr/>
          </w:rPrChange>
        </w:rPr>
        <w:t xml:space="preserve">1. </w:t>
      </w:r>
      <w:r w:rsidR="001E18A1" w:rsidRPr="00CA2ABD">
        <w:rPr>
          <w:rFonts w:ascii="Arial" w:hAnsi="Arial" w:cs="Arial"/>
          <w:sz w:val="22"/>
          <w:szCs w:val="22"/>
          <w:rPrChange w:id="86" w:author="Tim Monko" w:date="2023-07-19T07:00:00Z">
            <w:rPr/>
          </w:rPrChange>
        </w:rPr>
        <w:tab/>
        <w:t xml:space="preserve">Kuzawa CW. Adipose tissue in human infancy and childhood: An evolutionary perspective. YEARBOOK OF PHYSICAL ANTHROPOLOGY </w:t>
      </w:r>
      <w:proofErr w:type="gramStart"/>
      <w:r w:rsidR="001E18A1" w:rsidRPr="00CA2ABD">
        <w:rPr>
          <w:rFonts w:ascii="Arial" w:hAnsi="Arial" w:cs="Arial"/>
          <w:sz w:val="22"/>
          <w:szCs w:val="22"/>
          <w:rPrChange w:id="87" w:author="Tim Monko" w:date="2023-07-19T07:00:00Z">
            <w:rPr/>
          </w:rPrChange>
        </w:rPr>
        <w:t>1998;41:33</w:t>
      </w:r>
      <w:proofErr w:type="gramEnd"/>
      <w:r w:rsidR="001E18A1" w:rsidRPr="00CA2ABD">
        <w:rPr>
          <w:rFonts w:ascii="Arial" w:hAnsi="Arial" w:cs="Arial"/>
          <w:sz w:val="22"/>
          <w:szCs w:val="22"/>
          <w:rPrChange w:id="88" w:author="Tim Monko" w:date="2023-07-19T07:00:00Z">
            <w:rPr/>
          </w:rPrChange>
        </w:rPr>
        <w:t xml:space="preserve">. </w:t>
      </w:r>
    </w:p>
    <w:p w14:paraId="13DC870F" w14:textId="77777777" w:rsidR="001E18A1" w:rsidRPr="00CA2ABD" w:rsidRDefault="001E18A1" w:rsidP="001E18A1">
      <w:pPr>
        <w:pStyle w:val="Bibliography"/>
        <w:rPr>
          <w:rFonts w:ascii="Arial" w:hAnsi="Arial" w:cs="Arial"/>
          <w:sz w:val="22"/>
          <w:szCs w:val="22"/>
          <w:rPrChange w:id="89" w:author="Tim Monko" w:date="2023-07-19T07:00:00Z">
            <w:rPr/>
          </w:rPrChange>
        </w:rPr>
      </w:pPr>
      <w:r w:rsidRPr="00CA2ABD">
        <w:rPr>
          <w:rFonts w:ascii="Arial" w:hAnsi="Arial" w:cs="Arial"/>
          <w:sz w:val="22"/>
          <w:szCs w:val="22"/>
          <w:rPrChange w:id="90" w:author="Tim Monko" w:date="2023-07-19T07:00:00Z">
            <w:rPr/>
          </w:rPrChange>
        </w:rPr>
        <w:t xml:space="preserve">2. </w:t>
      </w:r>
      <w:r w:rsidRPr="00CA2ABD">
        <w:rPr>
          <w:rFonts w:ascii="Arial" w:hAnsi="Arial" w:cs="Arial"/>
          <w:sz w:val="22"/>
          <w:szCs w:val="22"/>
          <w:rPrChange w:id="91" w:author="Tim Monko" w:date="2023-07-19T07:00:00Z">
            <w:rPr/>
          </w:rPrChange>
        </w:rPr>
        <w:tab/>
        <w:t xml:space="preserve">Kuzawa CW, Chugani HT, Grossman LI, Lipovich L, Muzik O, Hof PR, Wildman DE, Sherwood CC, Leonard WR, Lange N. Metabolic costs and evolutionary implications of human brain development. Proceedings of the National Academy of Sciences </w:t>
      </w:r>
      <w:proofErr w:type="gramStart"/>
      <w:r w:rsidRPr="00CA2ABD">
        <w:rPr>
          <w:rFonts w:ascii="Arial" w:hAnsi="Arial" w:cs="Arial"/>
          <w:sz w:val="22"/>
          <w:szCs w:val="22"/>
          <w:rPrChange w:id="92" w:author="Tim Monko" w:date="2023-07-19T07:00:00Z">
            <w:rPr/>
          </w:rPrChange>
        </w:rPr>
        <w:t>2014;111:13010</w:t>
      </w:r>
      <w:proofErr w:type="gramEnd"/>
      <w:r w:rsidRPr="00CA2ABD">
        <w:rPr>
          <w:rFonts w:ascii="Arial" w:hAnsi="Arial" w:cs="Arial"/>
          <w:sz w:val="22"/>
          <w:szCs w:val="22"/>
          <w:rPrChange w:id="93" w:author="Tim Monko" w:date="2023-07-19T07:00:00Z">
            <w:rPr/>
          </w:rPrChange>
        </w:rPr>
        <w:t xml:space="preserve">–5. </w:t>
      </w:r>
    </w:p>
    <w:p w14:paraId="0E361874" w14:textId="77777777" w:rsidR="001E18A1" w:rsidRPr="00CA2ABD" w:rsidRDefault="001E18A1" w:rsidP="001E18A1">
      <w:pPr>
        <w:pStyle w:val="Bibliography"/>
        <w:rPr>
          <w:rFonts w:ascii="Arial" w:hAnsi="Arial" w:cs="Arial"/>
          <w:sz w:val="22"/>
          <w:szCs w:val="22"/>
          <w:rPrChange w:id="94" w:author="Tim Monko" w:date="2023-07-19T07:00:00Z">
            <w:rPr/>
          </w:rPrChange>
        </w:rPr>
      </w:pPr>
      <w:r w:rsidRPr="00CA2ABD">
        <w:rPr>
          <w:rFonts w:ascii="Arial" w:hAnsi="Arial" w:cs="Arial"/>
          <w:sz w:val="22"/>
          <w:szCs w:val="22"/>
          <w:rPrChange w:id="95" w:author="Tim Monko" w:date="2023-07-19T07:00:00Z">
            <w:rPr/>
          </w:rPrChange>
        </w:rPr>
        <w:t xml:space="preserve">3. </w:t>
      </w:r>
      <w:r w:rsidRPr="00CA2ABD">
        <w:rPr>
          <w:rFonts w:ascii="Arial" w:hAnsi="Arial" w:cs="Arial"/>
          <w:sz w:val="22"/>
          <w:szCs w:val="22"/>
          <w:rPrChange w:id="96" w:author="Tim Monko" w:date="2023-07-19T07:00:00Z">
            <w:rPr/>
          </w:rPrChange>
        </w:rPr>
        <w:tab/>
        <w:t xml:space="preserve">Cheng S-Y, Leonard JL, Davis PJ. Molecular Aspects of Thyroid Hormone Actions. Endocrine Reviews </w:t>
      </w:r>
      <w:proofErr w:type="gramStart"/>
      <w:r w:rsidRPr="00CA2ABD">
        <w:rPr>
          <w:rFonts w:ascii="Arial" w:hAnsi="Arial" w:cs="Arial"/>
          <w:sz w:val="22"/>
          <w:szCs w:val="22"/>
          <w:rPrChange w:id="97" w:author="Tim Monko" w:date="2023-07-19T07:00:00Z">
            <w:rPr/>
          </w:rPrChange>
        </w:rPr>
        <w:t>2010;31:139</w:t>
      </w:r>
      <w:proofErr w:type="gramEnd"/>
      <w:r w:rsidRPr="00CA2ABD">
        <w:rPr>
          <w:rFonts w:ascii="Arial" w:hAnsi="Arial" w:cs="Arial"/>
          <w:sz w:val="22"/>
          <w:szCs w:val="22"/>
          <w:rPrChange w:id="98" w:author="Tim Monko" w:date="2023-07-19T07:00:00Z">
            <w:rPr/>
          </w:rPrChange>
        </w:rPr>
        <w:t xml:space="preserve">–70. </w:t>
      </w:r>
    </w:p>
    <w:p w14:paraId="4C54D0FD" w14:textId="77777777" w:rsidR="001E18A1" w:rsidRPr="00CA2ABD" w:rsidRDefault="001E18A1" w:rsidP="001E18A1">
      <w:pPr>
        <w:pStyle w:val="Bibliography"/>
        <w:rPr>
          <w:rFonts w:ascii="Arial" w:hAnsi="Arial" w:cs="Arial"/>
          <w:sz w:val="22"/>
          <w:szCs w:val="22"/>
          <w:rPrChange w:id="99" w:author="Tim Monko" w:date="2023-07-19T07:00:00Z">
            <w:rPr/>
          </w:rPrChange>
        </w:rPr>
      </w:pPr>
      <w:r w:rsidRPr="00CA2ABD">
        <w:rPr>
          <w:rFonts w:ascii="Arial" w:hAnsi="Arial" w:cs="Arial"/>
          <w:sz w:val="22"/>
          <w:szCs w:val="22"/>
          <w:rPrChange w:id="100" w:author="Tim Monko" w:date="2023-07-19T07:00:00Z">
            <w:rPr/>
          </w:rPrChange>
        </w:rPr>
        <w:t xml:space="preserve">4. </w:t>
      </w:r>
      <w:r w:rsidRPr="00CA2ABD">
        <w:rPr>
          <w:rFonts w:ascii="Arial" w:hAnsi="Arial" w:cs="Arial"/>
          <w:sz w:val="22"/>
          <w:szCs w:val="22"/>
          <w:rPrChange w:id="101" w:author="Tim Monko" w:date="2023-07-19T07:00:00Z">
            <w:rPr/>
          </w:rPrChange>
        </w:rPr>
        <w:tab/>
        <w:t xml:space="preserve">Bastian TW, Rao R, Tran PV, Georgieff MK. The Effects of Early-Life Iron Deficiency on Brain Energy Metabolism. Neuroscience Insights </w:t>
      </w:r>
      <w:proofErr w:type="gramStart"/>
      <w:r w:rsidRPr="00CA2ABD">
        <w:rPr>
          <w:rFonts w:ascii="Arial" w:hAnsi="Arial" w:cs="Arial"/>
          <w:sz w:val="22"/>
          <w:szCs w:val="22"/>
          <w:rPrChange w:id="102" w:author="Tim Monko" w:date="2023-07-19T07:00:00Z">
            <w:rPr/>
          </w:rPrChange>
        </w:rPr>
        <w:t>2020;15:263310552093510</w:t>
      </w:r>
      <w:proofErr w:type="gramEnd"/>
      <w:r w:rsidRPr="00CA2ABD">
        <w:rPr>
          <w:rFonts w:ascii="Arial" w:hAnsi="Arial" w:cs="Arial"/>
          <w:sz w:val="22"/>
          <w:szCs w:val="22"/>
          <w:rPrChange w:id="103" w:author="Tim Monko" w:date="2023-07-19T07:00:00Z">
            <w:rPr/>
          </w:rPrChange>
        </w:rPr>
        <w:t xml:space="preserve">. </w:t>
      </w:r>
    </w:p>
    <w:p w14:paraId="6CE25240" w14:textId="77777777" w:rsidR="001E18A1" w:rsidRPr="00CA2ABD" w:rsidRDefault="001E18A1" w:rsidP="001E18A1">
      <w:pPr>
        <w:pStyle w:val="Bibliography"/>
        <w:rPr>
          <w:rFonts w:ascii="Arial" w:hAnsi="Arial" w:cs="Arial"/>
          <w:sz w:val="22"/>
          <w:szCs w:val="22"/>
          <w:rPrChange w:id="104" w:author="Tim Monko" w:date="2023-07-19T07:00:00Z">
            <w:rPr/>
          </w:rPrChange>
        </w:rPr>
      </w:pPr>
      <w:r w:rsidRPr="00CA2ABD">
        <w:rPr>
          <w:rFonts w:ascii="Arial" w:hAnsi="Arial" w:cs="Arial"/>
          <w:sz w:val="22"/>
          <w:szCs w:val="22"/>
          <w:rPrChange w:id="105" w:author="Tim Monko" w:date="2023-07-19T07:00:00Z">
            <w:rPr/>
          </w:rPrChange>
        </w:rPr>
        <w:t xml:space="preserve">5. </w:t>
      </w:r>
      <w:r w:rsidRPr="00CA2ABD">
        <w:rPr>
          <w:rFonts w:ascii="Arial" w:hAnsi="Arial" w:cs="Arial"/>
          <w:sz w:val="22"/>
          <w:szCs w:val="22"/>
          <w:rPrChange w:id="106" w:author="Tim Monko" w:date="2023-07-19T07:00:00Z">
            <w:rPr/>
          </w:rPrChange>
        </w:rPr>
        <w:tab/>
        <w:t xml:space="preserve">Georgieff MK. Iron deficiency in pregnancy. American Journal of Obstetrics and Gynecology </w:t>
      </w:r>
      <w:proofErr w:type="gramStart"/>
      <w:r w:rsidRPr="00CA2ABD">
        <w:rPr>
          <w:rFonts w:ascii="Arial" w:hAnsi="Arial" w:cs="Arial"/>
          <w:sz w:val="22"/>
          <w:szCs w:val="22"/>
          <w:rPrChange w:id="107" w:author="Tim Monko" w:date="2023-07-19T07:00:00Z">
            <w:rPr/>
          </w:rPrChange>
        </w:rPr>
        <w:t>2020;223:516</w:t>
      </w:r>
      <w:proofErr w:type="gramEnd"/>
      <w:r w:rsidRPr="00CA2ABD">
        <w:rPr>
          <w:rFonts w:ascii="Arial" w:hAnsi="Arial" w:cs="Arial"/>
          <w:sz w:val="22"/>
          <w:szCs w:val="22"/>
          <w:rPrChange w:id="108" w:author="Tim Monko" w:date="2023-07-19T07:00:00Z">
            <w:rPr/>
          </w:rPrChange>
        </w:rPr>
        <w:t xml:space="preserve">–24. </w:t>
      </w:r>
    </w:p>
    <w:p w14:paraId="417A4102" w14:textId="77777777" w:rsidR="001E18A1" w:rsidRPr="00CA2ABD" w:rsidRDefault="001E18A1" w:rsidP="001E18A1">
      <w:pPr>
        <w:pStyle w:val="Bibliography"/>
        <w:rPr>
          <w:rFonts w:ascii="Arial" w:hAnsi="Arial" w:cs="Arial"/>
          <w:sz w:val="22"/>
          <w:szCs w:val="22"/>
          <w:rPrChange w:id="109" w:author="Tim Monko" w:date="2023-07-19T07:00:00Z">
            <w:rPr/>
          </w:rPrChange>
        </w:rPr>
      </w:pPr>
      <w:r w:rsidRPr="00CA2ABD">
        <w:rPr>
          <w:rFonts w:ascii="Arial" w:hAnsi="Arial" w:cs="Arial"/>
          <w:sz w:val="22"/>
          <w:szCs w:val="22"/>
          <w:rPrChange w:id="110" w:author="Tim Monko" w:date="2023-07-19T07:00:00Z">
            <w:rPr/>
          </w:rPrChange>
        </w:rPr>
        <w:t xml:space="preserve">6. </w:t>
      </w:r>
      <w:r w:rsidRPr="00CA2ABD">
        <w:rPr>
          <w:rFonts w:ascii="Arial" w:hAnsi="Arial" w:cs="Arial"/>
          <w:sz w:val="22"/>
          <w:szCs w:val="22"/>
          <w:rPrChange w:id="111" w:author="Tim Monko" w:date="2023-07-19T07:00:00Z">
            <w:rPr/>
          </w:rPrChange>
        </w:rPr>
        <w:tab/>
        <w:t xml:space="preserve">Uchida K, Suzuki M. Congenital Hypothyroidism and Brain Development: Association </w:t>
      </w:r>
      <w:proofErr w:type="gramStart"/>
      <w:r w:rsidRPr="00CA2ABD">
        <w:rPr>
          <w:rFonts w:ascii="Arial" w:hAnsi="Arial" w:cs="Arial"/>
          <w:sz w:val="22"/>
          <w:szCs w:val="22"/>
          <w:rPrChange w:id="112" w:author="Tim Monko" w:date="2023-07-19T07:00:00Z">
            <w:rPr/>
          </w:rPrChange>
        </w:rPr>
        <w:t>With</w:t>
      </w:r>
      <w:proofErr w:type="gramEnd"/>
      <w:r w:rsidRPr="00CA2ABD">
        <w:rPr>
          <w:rFonts w:ascii="Arial" w:hAnsi="Arial" w:cs="Arial"/>
          <w:sz w:val="22"/>
          <w:szCs w:val="22"/>
          <w:rPrChange w:id="113" w:author="Tim Monko" w:date="2023-07-19T07:00:00Z">
            <w:rPr/>
          </w:rPrChange>
        </w:rPr>
        <w:t xml:space="preserve"> Other Psychiatric Disorders. Front Neurosci </w:t>
      </w:r>
      <w:proofErr w:type="gramStart"/>
      <w:r w:rsidRPr="00CA2ABD">
        <w:rPr>
          <w:rFonts w:ascii="Arial" w:hAnsi="Arial" w:cs="Arial"/>
          <w:sz w:val="22"/>
          <w:szCs w:val="22"/>
          <w:rPrChange w:id="114" w:author="Tim Monko" w:date="2023-07-19T07:00:00Z">
            <w:rPr/>
          </w:rPrChange>
        </w:rPr>
        <w:t>2021;15:772382</w:t>
      </w:r>
      <w:proofErr w:type="gramEnd"/>
      <w:r w:rsidRPr="00CA2ABD">
        <w:rPr>
          <w:rFonts w:ascii="Arial" w:hAnsi="Arial" w:cs="Arial"/>
          <w:sz w:val="22"/>
          <w:szCs w:val="22"/>
          <w:rPrChange w:id="115" w:author="Tim Monko" w:date="2023-07-19T07:00:00Z">
            <w:rPr/>
          </w:rPrChange>
        </w:rPr>
        <w:t xml:space="preserve">. </w:t>
      </w:r>
    </w:p>
    <w:p w14:paraId="0A1CC8F7" w14:textId="77777777" w:rsidR="001E18A1" w:rsidRPr="00CA2ABD" w:rsidRDefault="001E18A1" w:rsidP="001E18A1">
      <w:pPr>
        <w:pStyle w:val="Bibliography"/>
        <w:rPr>
          <w:rFonts w:ascii="Arial" w:hAnsi="Arial" w:cs="Arial"/>
          <w:sz w:val="22"/>
          <w:szCs w:val="22"/>
          <w:rPrChange w:id="116" w:author="Tim Monko" w:date="2023-07-19T07:00:00Z">
            <w:rPr/>
          </w:rPrChange>
        </w:rPr>
      </w:pPr>
      <w:r w:rsidRPr="00CA2ABD">
        <w:rPr>
          <w:rFonts w:ascii="Arial" w:hAnsi="Arial" w:cs="Arial"/>
          <w:sz w:val="22"/>
          <w:szCs w:val="22"/>
          <w:rPrChange w:id="117" w:author="Tim Monko" w:date="2023-07-19T07:00:00Z">
            <w:rPr/>
          </w:rPrChange>
        </w:rPr>
        <w:t xml:space="preserve">7. </w:t>
      </w:r>
      <w:r w:rsidRPr="00CA2ABD">
        <w:rPr>
          <w:rFonts w:ascii="Arial" w:hAnsi="Arial" w:cs="Arial"/>
          <w:sz w:val="22"/>
          <w:szCs w:val="22"/>
          <w:rPrChange w:id="118" w:author="Tim Monko" w:date="2023-07-19T07:00:00Z">
            <w:rPr/>
          </w:rPrChange>
        </w:rPr>
        <w:tab/>
        <w:t xml:space="preserve">Taylor PN, Albrecht D, Scholz A, Gutierrez-Buey G, Lazarus JH, Dayan CM, Okosieme OE. Global epidemiology of hyperthyroidism and hypothyroidism. Nat Rev Endocrinol </w:t>
      </w:r>
      <w:proofErr w:type="gramStart"/>
      <w:r w:rsidRPr="00CA2ABD">
        <w:rPr>
          <w:rFonts w:ascii="Arial" w:hAnsi="Arial" w:cs="Arial"/>
          <w:sz w:val="22"/>
          <w:szCs w:val="22"/>
          <w:rPrChange w:id="119" w:author="Tim Monko" w:date="2023-07-19T07:00:00Z">
            <w:rPr/>
          </w:rPrChange>
        </w:rPr>
        <w:t>2018;14:301</w:t>
      </w:r>
      <w:proofErr w:type="gramEnd"/>
      <w:r w:rsidRPr="00CA2ABD">
        <w:rPr>
          <w:rFonts w:ascii="Arial" w:hAnsi="Arial" w:cs="Arial"/>
          <w:sz w:val="22"/>
          <w:szCs w:val="22"/>
          <w:rPrChange w:id="120" w:author="Tim Monko" w:date="2023-07-19T07:00:00Z">
            <w:rPr/>
          </w:rPrChange>
        </w:rPr>
        <w:t xml:space="preserve">–16. </w:t>
      </w:r>
    </w:p>
    <w:p w14:paraId="0D565A0A" w14:textId="77777777" w:rsidR="001E18A1" w:rsidRPr="00CA2ABD" w:rsidRDefault="001E18A1" w:rsidP="001E18A1">
      <w:pPr>
        <w:pStyle w:val="Bibliography"/>
        <w:rPr>
          <w:rFonts w:ascii="Arial" w:hAnsi="Arial" w:cs="Arial"/>
          <w:sz w:val="22"/>
          <w:szCs w:val="22"/>
          <w:rPrChange w:id="121" w:author="Tim Monko" w:date="2023-07-19T07:00:00Z">
            <w:rPr/>
          </w:rPrChange>
        </w:rPr>
      </w:pPr>
      <w:r w:rsidRPr="00CA2ABD">
        <w:rPr>
          <w:rFonts w:ascii="Arial" w:hAnsi="Arial" w:cs="Arial"/>
          <w:sz w:val="22"/>
          <w:szCs w:val="22"/>
          <w:rPrChange w:id="122" w:author="Tim Monko" w:date="2023-07-19T07:00:00Z">
            <w:rPr/>
          </w:rPrChange>
        </w:rPr>
        <w:t xml:space="preserve">8. </w:t>
      </w:r>
      <w:r w:rsidRPr="00CA2ABD">
        <w:rPr>
          <w:rFonts w:ascii="Arial" w:hAnsi="Arial" w:cs="Arial"/>
          <w:sz w:val="22"/>
          <w:szCs w:val="22"/>
          <w:rPrChange w:id="123" w:author="Tim Monko" w:date="2023-07-19T07:00:00Z">
            <w:rPr/>
          </w:rPrChange>
        </w:rPr>
        <w:tab/>
        <w:t xml:space="preserve">Yip R. Iron deficiency: contemporary scientific issues and international programmatic approaches. J Nutr </w:t>
      </w:r>
      <w:proofErr w:type="gramStart"/>
      <w:r w:rsidRPr="00CA2ABD">
        <w:rPr>
          <w:rFonts w:ascii="Arial" w:hAnsi="Arial" w:cs="Arial"/>
          <w:sz w:val="22"/>
          <w:szCs w:val="22"/>
          <w:rPrChange w:id="124" w:author="Tim Monko" w:date="2023-07-19T07:00:00Z">
            <w:rPr/>
          </w:rPrChange>
        </w:rPr>
        <w:t>1994;124:1479</w:t>
      </w:r>
      <w:proofErr w:type="gramEnd"/>
      <w:r w:rsidRPr="00CA2ABD">
        <w:rPr>
          <w:rFonts w:ascii="Arial" w:hAnsi="Arial" w:cs="Arial"/>
          <w:sz w:val="22"/>
          <w:szCs w:val="22"/>
          <w:rPrChange w:id="125" w:author="Tim Monko" w:date="2023-07-19T07:00:00Z">
            <w:rPr/>
          </w:rPrChange>
        </w:rPr>
        <w:t xml:space="preserve">S-1490S. </w:t>
      </w:r>
    </w:p>
    <w:p w14:paraId="44C8EED9" w14:textId="77777777" w:rsidR="001E18A1" w:rsidRPr="00CA2ABD" w:rsidRDefault="001E18A1" w:rsidP="001E18A1">
      <w:pPr>
        <w:pStyle w:val="Bibliography"/>
        <w:rPr>
          <w:rFonts w:ascii="Arial" w:hAnsi="Arial" w:cs="Arial"/>
          <w:sz w:val="22"/>
          <w:szCs w:val="22"/>
          <w:rPrChange w:id="126" w:author="Tim Monko" w:date="2023-07-19T07:00:00Z">
            <w:rPr/>
          </w:rPrChange>
        </w:rPr>
      </w:pPr>
      <w:r w:rsidRPr="00CA2ABD">
        <w:rPr>
          <w:rFonts w:ascii="Arial" w:hAnsi="Arial" w:cs="Arial"/>
          <w:sz w:val="22"/>
          <w:szCs w:val="22"/>
          <w:rPrChange w:id="127" w:author="Tim Monko" w:date="2023-07-19T07:00:00Z">
            <w:rPr/>
          </w:rPrChange>
        </w:rPr>
        <w:t xml:space="preserve">9. </w:t>
      </w:r>
      <w:r w:rsidRPr="00CA2ABD">
        <w:rPr>
          <w:rFonts w:ascii="Arial" w:hAnsi="Arial" w:cs="Arial"/>
          <w:sz w:val="22"/>
          <w:szCs w:val="22"/>
          <w:rPrChange w:id="128" w:author="Tim Monko" w:date="2023-07-19T07:00:00Z">
            <w:rPr/>
          </w:rPrChange>
        </w:rPr>
        <w:tab/>
        <w:t xml:space="preserve">McLean E, Cogswell M, Egli I, Wojdyla D, de Benoist B. Worldwide prevalence of anaemia, WHO Vitamin and Mineral Nutrition Information System, 1993-2005. Public Health Nutr </w:t>
      </w:r>
      <w:proofErr w:type="gramStart"/>
      <w:r w:rsidRPr="00CA2ABD">
        <w:rPr>
          <w:rFonts w:ascii="Arial" w:hAnsi="Arial" w:cs="Arial"/>
          <w:sz w:val="22"/>
          <w:szCs w:val="22"/>
          <w:rPrChange w:id="129" w:author="Tim Monko" w:date="2023-07-19T07:00:00Z">
            <w:rPr/>
          </w:rPrChange>
        </w:rPr>
        <w:t>2009;12:444</w:t>
      </w:r>
      <w:proofErr w:type="gramEnd"/>
      <w:r w:rsidRPr="00CA2ABD">
        <w:rPr>
          <w:rFonts w:ascii="Arial" w:hAnsi="Arial" w:cs="Arial"/>
          <w:sz w:val="22"/>
          <w:szCs w:val="22"/>
          <w:rPrChange w:id="130" w:author="Tim Monko" w:date="2023-07-19T07:00:00Z">
            <w:rPr/>
          </w:rPrChange>
        </w:rPr>
        <w:t xml:space="preserve">–54. </w:t>
      </w:r>
    </w:p>
    <w:p w14:paraId="6B7FE407" w14:textId="77777777" w:rsidR="001E18A1" w:rsidRPr="00CA2ABD" w:rsidRDefault="001E18A1" w:rsidP="001E18A1">
      <w:pPr>
        <w:pStyle w:val="Bibliography"/>
        <w:rPr>
          <w:rFonts w:ascii="Arial" w:hAnsi="Arial" w:cs="Arial"/>
          <w:sz w:val="22"/>
          <w:szCs w:val="22"/>
          <w:rPrChange w:id="131" w:author="Tim Monko" w:date="2023-07-19T07:00:00Z">
            <w:rPr/>
          </w:rPrChange>
        </w:rPr>
      </w:pPr>
      <w:r w:rsidRPr="00CA2ABD">
        <w:rPr>
          <w:rFonts w:ascii="Arial" w:hAnsi="Arial" w:cs="Arial"/>
          <w:sz w:val="22"/>
          <w:szCs w:val="22"/>
          <w:rPrChange w:id="132" w:author="Tim Monko" w:date="2023-07-19T07:00:00Z">
            <w:rPr/>
          </w:rPrChange>
        </w:rPr>
        <w:t xml:space="preserve">10. </w:t>
      </w:r>
      <w:r w:rsidRPr="00CA2ABD">
        <w:rPr>
          <w:rFonts w:ascii="Arial" w:hAnsi="Arial" w:cs="Arial"/>
          <w:sz w:val="22"/>
          <w:szCs w:val="22"/>
          <w:rPrChange w:id="133" w:author="Tim Monko" w:date="2023-07-19T07:00:00Z">
            <w:rPr/>
          </w:rPrChange>
        </w:rPr>
        <w:tab/>
        <w:t xml:space="preserve">Pearce EN, Lazarus JH, Moreno-Reyes R, Zimmermann MB. Consequences of iodine deficiency and excess in pregnant women: an overview of current knowns and unknowns. The American Journal of Clinical Nutrition </w:t>
      </w:r>
      <w:proofErr w:type="gramStart"/>
      <w:r w:rsidRPr="00CA2ABD">
        <w:rPr>
          <w:rFonts w:ascii="Arial" w:hAnsi="Arial" w:cs="Arial"/>
          <w:sz w:val="22"/>
          <w:szCs w:val="22"/>
          <w:rPrChange w:id="134" w:author="Tim Monko" w:date="2023-07-19T07:00:00Z">
            <w:rPr/>
          </w:rPrChange>
        </w:rPr>
        <w:t>2016;104:918</w:t>
      </w:r>
      <w:proofErr w:type="gramEnd"/>
      <w:r w:rsidRPr="00CA2ABD">
        <w:rPr>
          <w:rFonts w:ascii="Arial" w:hAnsi="Arial" w:cs="Arial"/>
          <w:sz w:val="22"/>
          <w:szCs w:val="22"/>
          <w:rPrChange w:id="135" w:author="Tim Monko" w:date="2023-07-19T07:00:00Z">
            <w:rPr/>
          </w:rPrChange>
        </w:rPr>
        <w:t xml:space="preserve">S-923S. </w:t>
      </w:r>
    </w:p>
    <w:p w14:paraId="245BE1A5" w14:textId="77777777" w:rsidR="001E18A1" w:rsidRPr="00CA2ABD" w:rsidRDefault="001E18A1" w:rsidP="001E18A1">
      <w:pPr>
        <w:pStyle w:val="Bibliography"/>
        <w:rPr>
          <w:rFonts w:ascii="Arial" w:hAnsi="Arial" w:cs="Arial"/>
          <w:sz w:val="22"/>
          <w:szCs w:val="22"/>
          <w:rPrChange w:id="136" w:author="Tim Monko" w:date="2023-07-19T07:00:00Z">
            <w:rPr/>
          </w:rPrChange>
        </w:rPr>
      </w:pPr>
      <w:r w:rsidRPr="00CA2ABD">
        <w:rPr>
          <w:rFonts w:ascii="Arial" w:hAnsi="Arial" w:cs="Arial"/>
          <w:sz w:val="22"/>
          <w:szCs w:val="22"/>
          <w:rPrChange w:id="137" w:author="Tim Monko" w:date="2023-07-19T07:00:00Z">
            <w:rPr/>
          </w:rPrChange>
        </w:rPr>
        <w:t xml:space="preserve">11. </w:t>
      </w:r>
      <w:r w:rsidRPr="00CA2ABD">
        <w:rPr>
          <w:rFonts w:ascii="Arial" w:hAnsi="Arial" w:cs="Arial"/>
          <w:sz w:val="22"/>
          <w:szCs w:val="22"/>
          <w:rPrChange w:id="138" w:author="Tim Monko" w:date="2023-07-19T07:00:00Z">
            <w:rPr/>
          </w:rPrChange>
        </w:rPr>
        <w:tab/>
        <w:t xml:space="preserve">Hess SY, Zimmermann MB, Arnold M, Langhans W, Hurrell RF. Iron deficiency anemia reduces thyroid peroxidase activity in rats. J Nutr </w:t>
      </w:r>
      <w:proofErr w:type="gramStart"/>
      <w:r w:rsidRPr="00CA2ABD">
        <w:rPr>
          <w:rFonts w:ascii="Arial" w:hAnsi="Arial" w:cs="Arial"/>
          <w:sz w:val="22"/>
          <w:szCs w:val="22"/>
          <w:rPrChange w:id="139" w:author="Tim Monko" w:date="2023-07-19T07:00:00Z">
            <w:rPr/>
          </w:rPrChange>
        </w:rPr>
        <w:t>2002;132:1951</w:t>
      </w:r>
      <w:proofErr w:type="gramEnd"/>
      <w:r w:rsidRPr="00CA2ABD">
        <w:rPr>
          <w:rFonts w:ascii="Arial" w:hAnsi="Arial" w:cs="Arial"/>
          <w:sz w:val="22"/>
          <w:szCs w:val="22"/>
          <w:rPrChange w:id="140" w:author="Tim Monko" w:date="2023-07-19T07:00:00Z">
            <w:rPr/>
          </w:rPrChange>
        </w:rPr>
        <w:t xml:space="preserve">–5. </w:t>
      </w:r>
    </w:p>
    <w:p w14:paraId="73EC4F94" w14:textId="77777777" w:rsidR="001E18A1" w:rsidRPr="00CA2ABD" w:rsidRDefault="001E18A1" w:rsidP="001E18A1">
      <w:pPr>
        <w:pStyle w:val="Bibliography"/>
        <w:rPr>
          <w:rFonts w:ascii="Arial" w:hAnsi="Arial" w:cs="Arial"/>
          <w:sz w:val="22"/>
          <w:szCs w:val="22"/>
          <w:rPrChange w:id="141" w:author="Tim Monko" w:date="2023-07-19T07:00:00Z">
            <w:rPr/>
          </w:rPrChange>
        </w:rPr>
      </w:pPr>
      <w:r w:rsidRPr="00CA2ABD">
        <w:rPr>
          <w:rFonts w:ascii="Arial" w:hAnsi="Arial" w:cs="Arial"/>
          <w:sz w:val="22"/>
          <w:szCs w:val="22"/>
          <w:rPrChange w:id="142" w:author="Tim Monko" w:date="2023-07-19T07:00:00Z">
            <w:rPr/>
          </w:rPrChange>
        </w:rPr>
        <w:t xml:space="preserve">12. </w:t>
      </w:r>
      <w:r w:rsidRPr="00CA2ABD">
        <w:rPr>
          <w:rFonts w:ascii="Arial" w:hAnsi="Arial" w:cs="Arial"/>
          <w:sz w:val="22"/>
          <w:szCs w:val="22"/>
          <w:rPrChange w:id="143" w:author="Tim Monko" w:date="2023-07-19T07:00:00Z">
            <w:rPr/>
          </w:rPrChange>
        </w:rPr>
        <w:tab/>
        <w:t xml:space="preserve">Hess SY. The impact of common micronutrient deficiencies on iodine and thyroid metabolism: the evidence from human studies. Best Pract Res Clin Endocrinol Metab </w:t>
      </w:r>
      <w:proofErr w:type="gramStart"/>
      <w:r w:rsidRPr="00CA2ABD">
        <w:rPr>
          <w:rFonts w:ascii="Arial" w:hAnsi="Arial" w:cs="Arial"/>
          <w:sz w:val="22"/>
          <w:szCs w:val="22"/>
          <w:rPrChange w:id="144" w:author="Tim Monko" w:date="2023-07-19T07:00:00Z">
            <w:rPr/>
          </w:rPrChange>
        </w:rPr>
        <w:t>2010;24:117</w:t>
      </w:r>
      <w:proofErr w:type="gramEnd"/>
      <w:r w:rsidRPr="00CA2ABD">
        <w:rPr>
          <w:rFonts w:ascii="Arial" w:hAnsi="Arial" w:cs="Arial"/>
          <w:sz w:val="22"/>
          <w:szCs w:val="22"/>
          <w:rPrChange w:id="145" w:author="Tim Monko" w:date="2023-07-19T07:00:00Z">
            <w:rPr/>
          </w:rPrChange>
        </w:rPr>
        <w:t xml:space="preserve">–32. </w:t>
      </w:r>
    </w:p>
    <w:p w14:paraId="4BB5DC66" w14:textId="77777777" w:rsidR="001E18A1" w:rsidRPr="00CA2ABD" w:rsidRDefault="001E18A1" w:rsidP="001E18A1">
      <w:pPr>
        <w:pStyle w:val="Bibliography"/>
        <w:rPr>
          <w:rFonts w:ascii="Arial" w:hAnsi="Arial" w:cs="Arial"/>
          <w:sz w:val="22"/>
          <w:szCs w:val="22"/>
          <w:rPrChange w:id="146" w:author="Tim Monko" w:date="2023-07-19T07:00:00Z">
            <w:rPr/>
          </w:rPrChange>
        </w:rPr>
      </w:pPr>
      <w:r w:rsidRPr="00CA2ABD">
        <w:rPr>
          <w:rFonts w:ascii="Arial" w:hAnsi="Arial" w:cs="Arial"/>
          <w:sz w:val="22"/>
          <w:szCs w:val="22"/>
          <w:rPrChange w:id="147" w:author="Tim Monko" w:date="2023-07-19T07:00:00Z">
            <w:rPr/>
          </w:rPrChange>
        </w:rPr>
        <w:t xml:space="preserve">13. </w:t>
      </w:r>
      <w:r w:rsidRPr="00CA2ABD">
        <w:rPr>
          <w:rFonts w:ascii="Arial" w:hAnsi="Arial" w:cs="Arial"/>
          <w:sz w:val="22"/>
          <w:szCs w:val="22"/>
          <w:rPrChange w:id="148" w:author="Tim Monko" w:date="2023-07-19T07:00:00Z">
            <w:rPr/>
          </w:rPrChange>
        </w:rPr>
        <w:tab/>
        <w:t xml:space="preserve">Luo J. Iron Deficiency, a Risk Factor of Thyroid Disorders in Reproductive-Age and Pregnant Women: A Systematic Review and Meta-Analysis. Frontiers in Endocrinology </w:t>
      </w:r>
      <w:proofErr w:type="gramStart"/>
      <w:r w:rsidRPr="00CA2ABD">
        <w:rPr>
          <w:rFonts w:ascii="Arial" w:hAnsi="Arial" w:cs="Arial"/>
          <w:sz w:val="22"/>
          <w:szCs w:val="22"/>
          <w:rPrChange w:id="149" w:author="Tim Monko" w:date="2023-07-19T07:00:00Z">
            <w:rPr/>
          </w:rPrChange>
        </w:rPr>
        <w:t>2021;12:9</w:t>
      </w:r>
      <w:proofErr w:type="gramEnd"/>
      <w:r w:rsidRPr="00CA2ABD">
        <w:rPr>
          <w:rFonts w:ascii="Arial" w:hAnsi="Arial" w:cs="Arial"/>
          <w:sz w:val="22"/>
          <w:szCs w:val="22"/>
          <w:rPrChange w:id="150" w:author="Tim Monko" w:date="2023-07-19T07:00:00Z">
            <w:rPr/>
          </w:rPrChange>
        </w:rPr>
        <w:t xml:space="preserve">. </w:t>
      </w:r>
    </w:p>
    <w:p w14:paraId="1AD503CF" w14:textId="77777777" w:rsidR="001E18A1" w:rsidRPr="00CA2ABD" w:rsidRDefault="001E18A1" w:rsidP="001E18A1">
      <w:pPr>
        <w:pStyle w:val="Bibliography"/>
        <w:rPr>
          <w:rFonts w:ascii="Arial" w:hAnsi="Arial" w:cs="Arial"/>
          <w:sz w:val="22"/>
          <w:szCs w:val="22"/>
          <w:rPrChange w:id="151" w:author="Tim Monko" w:date="2023-07-19T07:00:00Z">
            <w:rPr/>
          </w:rPrChange>
        </w:rPr>
      </w:pPr>
      <w:r w:rsidRPr="00CA2ABD">
        <w:rPr>
          <w:rFonts w:ascii="Arial" w:hAnsi="Arial" w:cs="Arial"/>
          <w:sz w:val="22"/>
          <w:szCs w:val="22"/>
          <w:rPrChange w:id="152" w:author="Tim Monko" w:date="2023-07-19T07:00:00Z">
            <w:rPr/>
          </w:rPrChange>
        </w:rPr>
        <w:t xml:space="preserve">14. </w:t>
      </w:r>
      <w:r w:rsidRPr="00CA2ABD">
        <w:rPr>
          <w:rFonts w:ascii="Arial" w:hAnsi="Arial" w:cs="Arial"/>
          <w:sz w:val="22"/>
          <w:szCs w:val="22"/>
          <w:rPrChange w:id="153" w:author="Tim Monko" w:date="2023-07-19T07:00:00Z">
            <w:rPr/>
          </w:rPrChange>
        </w:rPr>
        <w:tab/>
        <w:t xml:space="preserve">Bastian TW, Anderson JA, Fretham SJ, Prohaska JR, Georgieff MK, Anderson GW. Fetal and neonatal iron deficiency reduces thyroid hormone-responsive gene mRNA </w:t>
      </w:r>
      <w:r w:rsidRPr="00CA2ABD">
        <w:rPr>
          <w:rFonts w:ascii="Arial" w:hAnsi="Arial" w:cs="Arial"/>
          <w:sz w:val="22"/>
          <w:szCs w:val="22"/>
          <w:rPrChange w:id="154" w:author="Tim Monko" w:date="2023-07-19T07:00:00Z">
            <w:rPr/>
          </w:rPrChange>
        </w:rPr>
        <w:lastRenderedPageBreak/>
        <w:t xml:space="preserve">levels in the neonatal rat hippocampus and cerebral cortex. Endocrinology </w:t>
      </w:r>
      <w:proofErr w:type="gramStart"/>
      <w:r w:rsidRPr="00CA2ABD">
        <w:rPr>
          <w:rFonts w:ascii="Arial" w:hAnsi="Arial" w:cs="Arial"/>
          <w:sz w:val="22"/>
          <w:szCs w:val="22"/>
          <w:rPrChange w:id="155" w:author="Tim Monko" w:date="2023-07-19T07:00:00Z">
            <w:rPr/>
          </w:rPrChange>
        </w:rPr>
        <w:t>2012;153:5668</w:t>
      </w:r>
      <w:proofErr w:type="gramEnd"/>
      <w:r w:rsidRPr="00CA2ABD">
        <w:rPr>
          <w:rFonts w:ascii="Arial" w:hAnsi="Arial" w:cs="Arial"/>
          <w:sz w:val="22"/>
          <w:szCs w:val="22"/>
          <w:rPrChange w:id="156" w:author="Tim Monko" w:date="2023-07-19T07:00:00Z">
            <w:rPr/>
          </w:rPrChange>
        </w:rPr>
        <w:t xml:space="preserve">–80. </w:t>
      </w:r>
    </w:p>
    <w:p w14:paraId="78FFCC00" w14:textId="77777777" w:rsidR="001E18A1" w:rsidRPr="00CA2ABD" w:rsidRDefault="001E18A1" w:rsidP="001E18A1">
      <w:pPr>
        <w:pStyle w:val="Bibliography"/>
        <w:rPr>
          <w:rFonts w:ascii="Arial" w:hAnsi="Arial" w:cs="Arial"/>
          <w:sz w:val="22"/>
          <w:szCs w:val="22"/>
          <w:rPrChange w:id="157" w:author="Tim Monko" w:date="2023-07-19T07:00:00Z">
            <w:rPr/>
          </w:rPrChange>
        </w:rPr>
      </w:pPr>
      <w:r w:rsidRPr="00CA2ABD">
        <w:rPr>
          <w:rFonts w:ascii="Arial" w:hAnsi="Arial" w:cs="Arial"/>
          <w:sz w:val="22"/>
          <w:szCs w:val="22"/>
          <w:rPrChange w:id="158" w:author="Tim Monko" w:date="2023-07-19T07:00:00Z">
            <w:rPr/>
          </w:rPrChange>
        </w:rPr>
        <w:t xml:space="preserve">15. </w:t>
      </w:r>
      <w:r w:rsidRPr="00CA2ABD">
        <w:rPr>
          <w:rFonts w:ascii="Arial" w:hAnsi="Arial" w:cs="Arial"/>
          <w:sz w:val="22"/>
          <w:szCs w:val="22"/>
          <w:rPrChange w:id="159" w:author="Tim Monko" w:date="2023-07-19T07:00:00Z">
            <w:rPr/>
          </w:rPrChange>
        </w:rPr>
        <w:tab/>
        <w:t xml:space="preserve">Bastian TW, Prohaska JR, Georgieff MK, Anderson GW. Perinatal Iron and Copper Deficiencies Alter Neonatal Rat Circulating and Brain Thyroid Hormone Concentrations. Endocrinology </w:t>
      </w:r>
      <w:proofErr w:type="gramStart"/>
      <w:r w:rsidRPr="00CA2ABD">
        <w:rPr>
          <w:rFonts w:ascii="Arial" w:hAnsi="Arial" w:cs="Arial"/>
          <w:sz w:val="22"/>
          <w:szCs w:val="22"/>
          <w:rPrChange w:id="160" w:author="Tim Monko" w:date="2023-07-19T07:00:00Z">
            <w:rPr/>
          </w:rPrChange>
        </w:rPr>
        <w:t>2010;151:4055</w:t>
      </w:r>
      <w:proofErr w:type="gramEnd"/>
      <w:r w:rsidRPr="00CA2ABD">
        <w:rPr>
          <w:rFonts w:ascii="Arial" w:hAnsi="Arial" w:cs="Arial"/>
          <w:sz w:val="22"/>
          <w:szCs w:val="22"/>
          <w:rPrChange w:id="161" w:author="Tim Monko" w:date="2023-07-19T07:00:00Z">
            <w:rPr/>
          </w:rPrChange>
        </w:rPr>
        <w:t xml:space="preserve">–65. </w:t>
      </w:r>
    </w:p>
    <w:p w14:paraId="084217DC" w14:textId="77777777" w:rsidR="001E18A1" w:rsidRPr="00CA2ABD" w:rsidRDefault="001E18A1" w:rsidP="001E18A1">
      <w:pPr>
        <w:pStyle w:val="Bibliography"/>
        <w:rPr>
          <w:rFonts w:ascii="Arial" w:hAnsi="Arial" w:cs="Arial"/>
          <w:sz w:val="22"/>
          <w:szCs w:val="22"/>
          <w:rPrChange w:id="162" w:author="Tim Monko" w:date="2023-07-19T07:00:00Z">
            <w:rPr/>
          </w:rPrChange>
        </w:rPr>
      </w:pPr>
      <w:r w:rsidRPr="00CA2ABD">
        <w:rPr>
          <w:rFonts w:ascii="Arial" w:hAnsi="Arial" w:cs="Arial"/>
          <w:sz w:val="22"/>
          <w:szCs w:val="22"/>
          <w:rPrChange w:id="163" w:author="Tim Monko" w:date="2023-07-19T07:00:00Z">
            <w:rPr/>
          </w:rPrChange>
        </w:rPr>
        <w:t xml:space="preserve">16. </w:t>
      </w:r>
      <w:r w:rsidRPr="00CA2ABD">
        <w:rPr>
          <w:rFonts w:ascii="Arial" w:hAnsi="Arial" w:cs="Arial"/>
          <w:sz w:val="22"/>
          <w:szCs w:val="22"/>
          <w:rPrChange w:id="164" w:author="Tim Monko" w:date="2023-07-19T07:00:00Z">
            <w:rPr/>
          </w:rPrChange>
        </w:rPr>
        <w:tab/>
        <w:t xml:space="preserve">Bastian TW, Prohaska JR, Georgieff MK, Anderson GW. Fetal and neonatal iron deficiency exacerbates mild thyroid hormone insufficiency effects on male thyroid hormone levels and brain thyroid hormone-responsive gene expression. Endocrinology </w:t>
      </w:r>
      <w:proofErr w:type="gramStart"/>
      <w:r w:rsidRPr="00CA2ABD">
        <w:rPr>
          <w:rFonts w:ascii="Arial" w:hAnsi="Arial" w:cs="Arial"/>
          <w:sz w:val="22"/>
          <w:szCs w:val="22"/>
          <w:rPrChange w:id="165" w:author="Tim Monko" w:date="2023-07-19T07:00:00Z">
            <w:rPr/>
          </w:rPrChange>
        </w:rPr>
        <w:t>2014;155:1157</w:t>
      </w:r>
      <w:proofErr w:type="gramEnd"/>
      <w:r w:rsidRPr="00CA2ABD">
        <w:rPr>
          <w:rFonts w:ascii="Arial" w:hAnsi="Arial" w:cs="Arial"/>
          <w:sz w:val="22"/>
          <w:szCs w:val="22"/>
          <w:rPrChange w:id="166" w:author="Tim Monko" w:date="2023-07-19T07:00:00Z">
            <w:rPr/>
          </w:rPrChange>
        </w:rPr>
        <w:t xml:space="preserve">–67. </w:t>
      </w:r>
    </w:p>
    <w:p w14:paraId="6A9A1023" w14:textId="77777777" w:rsidR="001E18A1" w:rsidRPr="00CA2ABD" w:rsidRDefault="001E18A1" w:rsidP="001E18A1">
      <w:pPr>
        <w:pStyle w:val="Bibliography"/>
        <w:rPr>
          <w:rFonts w:ascii="Arial" w:hAnsi="Arial" w:cs="Arial"/>
          <w:sz w:val="22"/>
          <w:szCs w:val="22"/>
          <w:rPrChange w:id="167" w:author="Tim Monko" w:date="2023-07-19T07:00:00Z">
            <w:rPr/>
          </w:rPrChange>
        </w:rPr>
      </w:pPr>
      <w:r w:rsidRPr="00CA2ABD">
        <w:rPr>
          <w:rFonts w:ascii="Arial" w:hAnsi="Arial" w:cs="Arial"/>
          <w:sz w:val="22"/>
          <w:szCs w:val="22"/>
          <w:rPrChange w:id="168" w:author="Tim Monko" w:date="2023-07-19T07:00:00Z">
            <w:rPr/>
          </w:rPrChange>
        </w:rPr>
        <w:t xml:space="preserve">17. </w:t>
      </w:r>
      <w:r w:rsidRPr="00CA2ABD">
        <w:rPr>
          <w:rFonts w:ascii="Arial" w:hAnsi="Arial" w:cs="Arial"/>
          <w:sz w:val="22"/>
          <w:szCs w:val="22"/>
          <w:rPrChange w:id="169" w:author="Tim Monko" w:date="2023-07-19T07:00:00Z">
            <w:rPr/>
          </w:rPrChange>
        </w:rPr>
        <w:tab/>
        <w:t xml:space="preserve">Hu X, Wang R, Shan Z, Dong Y, Zheng H, Jesse FF, Rao E, Takahashi E, Li W, Teng W, et al. Perinatal Iron Deficiency-Induced Hypothyroxinemia Impairs Early Brain Development Regardless of Normal Iron Levels in the Neonatal Brain. Thyroid </w:t>
      </w:r>
      <w:proofErr w:type="gramStart"/>
      <w:r w:rsidRPr="00CA2ABD">
        <w:rPr>
          <w:rFonts w:ascii="Arial" w:hAnsi="Arial" w:cs="Arial"/>
          <w:sz w:val="22"/>
          <w:szCs w:val="22"/>
          <w:rPrChange w:id="170" w:author="Tim Monko" w:date="2023-07-19T07:00:00Z">
            <w:rPr/>
          </w:rPrChange>
        </w:rPr>
        <w:t>2016;26:891</w:t>
      </w:r>
      <w:proofErr w:type="gramEnd"/>
      <w:r w:rsidRPr="00CA2ABD">
        <w:rPr>
          <w:rFonts w:ascii="Arial" w:hAnsi="Arial" w:cs="Arial"/>
          <w:sz w:val="22"/>
          <w:szCs w:val="22"/>
          <w:rPrChange w:id="171" w:author="Tim Monko" w:date="2023-07-19T07:00:00Z">
            <w:rPr/>
          </w:rPrChange>
        </w:rPr>
        <w:t xml:space="preserve">–900. </w:t>
      </w:r>
    </w:p>
    <w:p w14:paraId="3369F7EA" w14:textId="77777777" w:rsidR="001E18A1" w:rsidRPr="00CA2ABD" w:rsidRDefault="001E18A1" w:rsidP="001E18A1">
      <w:pPr>
        <w:pStyle w:val="Bibliography"/>
        <w:rPr>
          <w:rFonts w:ascii="Arial" w:hAnsi="Arial" w:cs="Arial"/>
          <w:sz w:val="22"/>
          <w:szCs w:val="22"/>
          <w:rPrChange w:id="172" w:author="Tim Monko" w:date="2023-07-19T07:00:00Z">
            <w:rPr/>
          </w:rPrChange>
        </w:rPr>
      </w:pPr>
      <w:r w:rsidRPr="00CA2ABD">
        <w:rPr>
          <w:rFonts w:ascii="Arial" w:hAnsi="Arial" w:cs="Arial"/>
          <w:sz w:val="22"/>
          <w:szCs w:val="22"/>
          <w:rPrChange w:id="173" w:author="Tim Monko" w:date="2023-07-19T07:00:00Z">
            <w:rPr/>
          </w:rPrChange>
        </w:rPr>
        <w:t xml:space="preserve">18. </w:t>
      </w:r>
      <w:r w:rsidRPr="00CA2ABD">
        <w:rPr>
          <w:rFonts w:ascii="Arial" w:hAnsi="Arial" w:cs="Arial"/>
          <w:sz w:val="22"/>
          <w:szCs w:val="22"/>
          <w:rPrChange w:id="174" w:author="Tim Monko" w:date="2023-07-19T07:00:00Z">
            <w:rPr/>
          </w:rPrChange>
        </w:rPr>
        <w:tab/>
        <w:t>Bernal J. Thyroid Hormones in Brain Development and Function. [Updated 2022 Jan 14]. In: Feingold KR, Anawalt B, Boyce A, Chrousos G, de Herder WW, Dhatariya K, Dungan K, Hershman JM, Hofland J, Kalra S, et al., editors. Endotext. [Internet] South Dartmouth (MA): MDText.com, Inc.; 2000 [cited 2022 Mar 22]. Available from: http://www.ncbi.nlm.nih.gov/books/NBK285549/</w:t>
      </w:r>
    </w:p>
    <w:p w14:paraId="0358A6C0" w14:textId="77777777" w:rsidR="001E18A1" w:rsidRPr="00CA2ABD" w:rsidRDefault="001E18A1" w:rsidP="001E18A1">
      <w:pPr>
        <w:pStyle w:val="Bibliography"/>
        <w:rPr>
          <w:rFonts w:ascii="Arial" w:hAnsi="Arial" w:cs="Arial"/>
          <w:sz w:val="22"/>
          <w:szCs w:val="22"/>
          <w:rPrChange w:id="175" w:author="Tim Monko" w:date="2023-07-19T07:00:00Z">
            <w:rPr/>
          </w:rPrChange>
        </w:rPr>
      </w:pPr>
      <w:r w:rsidRPr="00CA2ABD">
        <w:rPr>
          <w:rFonts w:ascii="Arial" w:hAnsi="Arial" w:cs="Arial"/>
          <w:sz w:val="22"/>
          <w:szCs w:val="22"/>
          <w:rPrChange w:id="176" w:author="Tim Monko" w:date="2023-07-19T07:00:00Z">
            <w:rPr/>
          </w:rPrChange>
        </w:rPr>
        <w:t xml:space="preserve">19. </w:t>
      </w:r>
      <w:r w:rsidRPr="00CA2ABD">
        <w:rPr>
          <w:rFonts w:ascii="Arial" w:hAnsi="Arial" w:cs="Arial"/>
          <w:sz w:val="22"/>
          <w:szCs w:val="22"/>
          <w:rPrChange w:id="177" w:author="Tim Monko" w:date="2023-07-19T07:00:00Z">
            <w:rPr/>
          </w:rPrChange>
        </w:rPr>
        <w:tab/>
        <w:t xml:space="preserve">Barks AK, Liu SX, Georgieff MK, Hallstrom TC, Tran PV. Early-Life Iron Deficiency Anemia Programs the Hippocampal Epigenomic Landscape. Nutrients </w:t>
      </w:r>
      <w:proofErr w:type="gramStart"/>
      <w:r w:rsidRPr="00CA2ABD">
        <w:rPr>
          <w:rFonts w:ascii="Arial" w:hAnsi="Arial" w:cs="Arial"/>
          <w:sz w:val="22"/>
          <w:szCs w:val="22"/>
          <w:rPrChange w:id="178" w:author="Tim Monko" w:date="2023-07-19T07:00:00Z">
            <w:rPr/>
          </w:rPrChange>
        </w:rPr>
        <w:t>2021;13:3857</w:t>
      </w:r>
      <w:proofErr w:type="gramEnd"/>
      <w:r w:rsidRPr="00CA2ABD">
        <w:rPr>
          <w:rFonts w:ascii="Arial" w:hAnsi="Arial" w:cs="Arial"/>
          <w:sz w:val="22"/>
          <w:szCs w:val="22"/>
          <w:rPrChange w:id="179" w:author="Tim Monko" w:date="2023-07-19T07:00:00Z">
            <w:rPr/>
          </w:rPrChange>
        </w:rPr>
        <w:t xml:space="preserve">. </w:t>
      </w:r>
    </w:p>
    <w:p w14:paraId="7B01C5F3" w14:textId="77777777" w:rsidR="001E18A1" w:rsidRPr="00CA2ABD" w:rsidRDefault="001E18A1" w:rsidP="001E18A1">
      <w:pPr>
        <w:pStyle w:val="Bibliography"/>
        <w:rPr>
          <w:rFonts w:ascii="Arial" w:hAnsi="Arial" w:cs="Arial"/>
          <w:sz w:val="22"/>
          <w:szCs w:val="22"/>
          <w:rPrChange w:id="180" w:author="Tim Monko" w:date="2023-07-19T07:00:00Z">
            <w:rPr/>
          </w:rPrChange>
        </w:rPr>
      </w:pPr>
      <w:r w:rsidRPr="00CA2ABD">
        <w:rPr>
          <w:rFonts w:ascii="Arial" w:hAnsi="Arial" w:cs="Arial"/>
          <w:sz w:val="22"/>
          <w:szCs w:val="22"/>
          <w:rPrChange w:id="181" w:author="Tim Monko" w:date="2023-07-19T07:00:00Z">
            <w:rPr/>
          </w:rPrChange>
        </w:rPr>
        <w:t xml:space="preserve">20. </w:t>
      </w:r>
      <w:r w:rsidRPr="00CA2ABD">
        <w:rPr>
          <w:rFonts w:ascii="Arial" w:hAnsi="Arial" w:cs="Arial"/>
          <w:sz w:val="22"/>
          <w:szCs w:val="22"/>
          <w:rPrChange w:id="182" w:author="Tim Monko" w:date="2023-07-19T07:00:00Z">
            <w:rPr/>
          </w:rPrChange>
        </w:rPr>
        <w:tab/>
        <w:t xml:space="preserve">Bastian TW, von Hohenberg WC, Mickelson DJ, Lanier LM, Georgieff MK. Iron Deficiency Impairs Developing Hippocampal Neuron Gene Expression, Energy Metabolism, and Dendrite Complexity. Developmental Neuroscience </w:t>
      </w:r>
      <w:proofErr w:type="gramStart"/>
      <w:r w:rsidRPr="00CA2ABD">
        <w:rPr>
          <w:rFonts w:ascii="Arial" w:hAnsi="Arial" w:cs="Arial"/>
          <w:sz w:val="22"/>
          <w:szCs w:val="22"/>
          <w:rPrChange w:id="183" w:author="Tim Monko" w:date="2023-07-19T07:00:00Z">
            <w:rPr/>
          </w:rPrChange>
        </w:rPr>
        <w:t>2016;38:264</w:t>
      </w:r>
      <w:proofErr w:type="gramEnd"/>
      <w:r w:rsidRPr="00CA2ABD">
        <w:rPr>
          <w:rFonts w:ascii="Arial" w:hAnsi="Arial" w:cs="Arial"/>
          <w:sz w:val="22"/>
          <w:szCs w:val="22"/>
          <w:rPrChange w:id="184" w:author="Tim Monko" w:date="2023-07-19T07:00:00Z">
            <w:rPr/>
          </w:rPrChange>
        </w:rPr>
        <w:t xml:space="preserve">–76. </w:t>
      </w:r>
    </w:p>
    <w:p w14:paraId="0E13EFF2" w14:textId="77777777" w:rsidR="001E18A1" w:rsidRPr="00CA2ABD" w:rsidRDefault="001E18A1" w:rsidP="001E18A1">
      <w:pPr>
        <w:pStyle w:val="Bibliography"/>
        <w:rPr>
          <w:rFonts w:ascii="Arial" w:hAnsi="Arial" w:cs="Arial"/>
          <w:sz w:val="22"/>
          <w:szCs w:val="22"/>
          <w:rPrChange w:id="185" w:author="Tim Monko" w:date="2023-07-19T07:00:00Z">
            <w:rPr/>
          </w:rPrChange>
        </w:rPr>
      </w:pPr>
      <w:r w:rsidRPr="00CA2ABD">
        <w:rPr>
          <w:rFonts w:ascii="Arial" w:hAnsi="Arial" w:cs="Arial"/>
          <w:sz w:val="22"/>
          <w:szCs w:val="22"/>
          <w:rPrChange w:id="186" w:author="Tim Monko" w:date="2023-07-19T07:00:00Z">
            <w:rPr/>
          </w:rPrChange>
        </w:rPr>
        <w:t xml:space="preserve">21. </w:t>
      </w:r>
      <w:r w:rsidRPr="00CA2ABD">
        <w:rPr>
          <w:rFonts w:ascii="Arial" w:hAnsi="Arial" w:cs="Arial"/>
          <w:sz w:val="22"/>
          <w:szCs w:val="22"/>
          <w:rPrChange w:id="187" w:author="Tim Monko" w:date="2023-07-19T07:00:00Z">
            <w:rPr/>
          </w:rPrChange>
        </w:rPr>
        <w:tab/>
        <w:t xml:space="preserve">Bastian TW, von Hohenberg WC, Georgieff MK, Lanier LM. Chronic Energy Depletion due to Iron Deficiency Impairs Dendritic Mitochondrial Motility during Hippocampal Neuron Development. The Journal of Neuroscience </w:t>
      </w:r>
      <w:proofErr w:type="gramStart"/>
      <w:r w:rsidRPr="00CA2ABD">
        <w:rPr>
          <w:rFonts w:ascii="Arial" w:hAnsi="Arial" w:cs="Arial"/>
          <w:sz w:val="22"/>
          <w:szCs w:val="22"/>
          <w:rPrChange w:id="188" w:author="Tim Monko" w:date="2023-07-19T07:00:00Z">
            <w:rPr/>
          </w:rPrChange>
        </w:rPr>
        <w:t>2019;39:802</w:t>
      </w:r>
      <w:proofErr w:type="gramEnd"/>
      <w:r w:rsidRPr="00CA2ABD">
        <w:rPr>
          <w:rFonts w:ascii="Arial" w:hAnsi="Arial" w:cs="Arial"/>
          <w:sz w:val="22"/>
          <w:szCs w:val="22"/>
          <w:rPrChange w:id="189" w:author="Tim Monko" w:date="2023-07-19T07:00:00Z">
            <w:rPr/>
          </w:rPrChange>
        </w:rPr>
        <w:t xml:space="preserve">–13. </w:t>
      </w:r>
    </w:p>
    <w:p w14:paraId="2DE8C359" w14:textId="77777777" w:rsidR="001E18A1" w:rsidRPr="00CA2ABD" w:rsidRDefault="001E18A1" w:rsidP="001E18A1">
      <w:pPr>
        <w:pStyle w:val="Bibliography"/>
        <w:rPr>
          <w:rFonts w:ascii="Arial" w:hAnsi="Arial" w:cs="Arial"/>
          <w:sz w:val="22"/>
          <w:szCs w:val="22"/>
          <w:rPrChange w:id="190" w:author="Tim Monko" w:date="2023-07-19T07:00:00Z">
            <w:rPr/>
          </w:rPrChange>
        </w:rPr>
      </w:pPr>
      <w:r w:rsidRPr="00CA2ABD">
        <w:rPr>
          <w:rFonts w:ascii="Arial" w:hAnsi="Arial" w:cs="Arial"/>
          <w:sz w:val="22"/>
          <w:szCs w:val="22"/>
          <w:rPrChange w:id="191" w:author="Tim Monko" w:date="2023-07-19T07:00:00Z">
            <w:rPr/>
          </w:rPrChange>
        </w:rPr>
        <w:t xml:space="preserve">22. </w:t>
      </w:r>
      <w:r w:rsidRPr="00CA2ABD">
        <w:rPr>
          <w:rFonts w:ascii="Arial" w:hAnsi="Arial" w:cs="Arial"/>
          <w:sz w:val="22"/>
          <w:szCs w:val="22"/>
          <w:rPrChange w:id="192" w:author="Tim Monko" w:date="2023-07-19T07:00:00Z">
            <w:rPr/>
          </w:rPrChange>
        </w:rPr>
        <w:tab/>
        <w:t xml:space="preserve">Bastian TW, von Hohenberg WC, Kaus OR, Lanier LM, Georgieff MK. Choline Supplementation Partially Restores Dendrite Structural Complexity in Developing Iron-Deficient Mouse Hippocampal Neurons. The Journal of Nutrition </w:t>
      </w:r>
      <w:proofErr w:type="gramStart"/>
      <w:r w:rsidRPr="00CA2ABD">
        <w:rPr>
          <w:rFonts w:ascii="Arial" w:hAnsi="Arial" w:cs="Arial"/>
          <w:sz w:val="22"/>
          <w:szCs w:val="22"/>
          <w:rPrChange w:id="193" w:author="Tim Monko" w:date="2023-07-19T07:00:00Z">
            <w:rPr/>
          </w:rPrChange>
        </w:rPr>
        <w:t>2022;152:747</w:t>
      </w:r>
      <w:proofErr w:type="gramEnd"/>
      <w:r w:rsidRPr="00CA2ABD">
        <w:rPr>
          <w:rFonts w:ascii="Arial" w:hAnsi="Arial" w:cs="Arial"/>
          <w:sz w:val="22"/>
          <w:szCs w:val="22"/>
          <w:rPrChange w:id="194" w:author="Tim Monko" w:date="2023-07-19T07:00:00Z">
            <w:rPr/>
          </w:rPrChange>
        </w:rPr>
        <w:t xml:space="preserve">–57. </w:t>
      </w:r>
    </w:p>
    <w:p w14:paraId="559AFC28" w14:textId="77777777" w:rsidR="001E18A1" w:rsidRPr="00CA2ABD" w:rsidRDefault="001E18A1" w:rsidP="001E18A1">
      <w:pPr>
        <w:pStyle w:val="Bibliography"/>
        <w:rPr>
          <w:rFonts w:ascii="Arial" w:hAnsi="Arial" w:cs="Arial"/>
          <w:sz w:val="22"/>
          <w:szCs w:val="22"/>
          <w:rPrChange w:id="195" w:author="Tim Monko" w:date="2023-07-19T07:00:00Z">
            <w:rPr/>
          </w:rPrChange>
        </w:rPr>
      </w:pPr>
      <w:r w:rsidRPr="00CA2ABD">
        <w:rPr>
          <w:rFonts w:ascii="Arial" w:hAnsi="Arial" w:cs="Arial"/>
          <w:sz w:val="22"/>
          <w:szCs w:val="22"/>
          <w:rPrChange w:id="196" w:author="Tim Monko" w:date="2023-07-19T07:00:00Z">
            <w:rPr/>
          </w:rPrChange>
        </w:rPr>
        <w:t xml:space="preserve">23. </w:t>
      </w:r>
      <w:r w:rsidRPr="00CA2ABD">
        <w:rPr>
          <w:rFonts w:ascii="Arial" w:hAnsi="Arial" w:cs="Arial"/>
          <w:sz w:val="22"/>
          <w:szCs w:val="22"/>
          <w:rPrChange w:id="197" w:author="Tim Monko" w:date="2023-07-19T07:00:00Z">
            <w:rPr/>
          </w:rPrChange>
        </w:rPr>
        <w:tab/>
        <w:t xml:space="preserve">Brewer GJ, Torricelli JR, Evege EK, Price PJ. Optimized survival of hippocampal neurons in B27-supplemented </w:t>
      </w:r>
      <w:proofErr w:type="gramStart"/>
      <w:r w:rsidRPr="00CA2ABD">
        <w:rPr>
          <w:rFonts w:ascii="Arial" w:hAnsi="Arial" w:cs="Arial"/>
          <w:sz w:val="22"/>
          <w:szCs w:val="22"/>
          <w:rPrChange w:id="198" w:author="Tim Monko" w:date="2023-07-19T07:00:00Z">
            <w:rPr/>
          </w:rPrChange>
        </w:rPr>
        <w:t>neurobasal?,</w:t>
      </w:r>
      <w:proofErr w:type="gramEnd"/>
      <w:r w:rsidRPr="00CA2ABD">
        <w:rPr>
          <w:rFonts w:ascii="Arial" w:hAnsi="Arial" w:cs="Arial"/>
          <w:sz w:val="22"/>
          <w:szCs w:val="22"/>
          <w:rPrChange w:id="199" w:author="Tim Monko" w:date="2023-07-19T07:00:00Z">
            <w:rPr/>
          </w:rPrChange>
        </w:rPr>
        <w:t xml:space="preserve"> a new serum-free medium combination. J Neurosci Res </w:t>
      </w:r>
      <w:proofErr w:type="gramStart"/>
      <w:r w:rsidRPr="00CA2ABD">
        <w:rPr>
          <w:rFonts w:ascii="Arial" w:hAnsi="Arial" w:cs="Arial"/>
          <w:sz w:val="22"/>
          <w:szCs w:val="22"/>
          <w:rPrChange w:id="200" w:author="Tim Monko" w:date="2023-07-19T07:00:00Z">
            <w:rPr/>
          </w:rPrChange>
        </w:rPr>
        <w:t>1993;35:567</w:t>
      </w:r>
      <w:proofErr w:type="gramEnd"/>
      <w:r w:rsidRPr="00CA2ABD">
        <w:rPr>
          <w:rFonts w:ascii="Arial" w:hAnsi="Arial" w:cs="Arial"/>
          <w:sz w:val="22"/>
          <w:szCs w:val="22"/>
          <w:rPrChange w:id="201" w:author="Tim Monko" w:date="2023-07-19T07:00:00Z">
            <w:rPr/>
          </w:rPrChange>
        </w:rPr>
        <w:t xml:space="preserve">–76. </w:t>
      </w:r>
    </w:p>
    <w:p w14:paraId="35C867AB" w14:textId="77777777" w:rsidR="001E18A1" w:rsidRPr="00CA2ABD" w:rsidRDefault="001E18A1" w:rsidP="001E18A1">
      <w:pPr>
        <w:pStyle w:val="Bibliography"/>
        <w:rPr>
          <w:rFonts w:ascii="Arial" w:hAnsi="Arial" w:cs="Arial"/>
          <w:sz w:val="22"/>
          <w:szCs w:val="22"/>
          <w:rPrChange w:id="202" w:author="Tim Monko" w:date="2023-07-19T07:00:00Z">
            <w:rPr/>
          </w:rPrChange>
        </w:rPr>
      </w:pPr>
      <w:r w:rsidRPr="00CA2ABD">
        <w:rPr>
          <w:rFonts w:ascii="Arial" w:hAnsi="Arial" w:cs="Arial"/>
          <w:sz w:val="22"/>
          <w:szCs w:val="22"/>
          <w:rPrChange w:id="203" w:author="Tim Monko" w:date="2023-07-19T07:00:00Z">
            <w:rPr/>
          </w:rPrChange>
        </w:rPr>
        <w:t xml:space="preserve">24. </w:t>
      </w:r>
      <w:r w:rsidRPr="00CA2ABD">
        <w:rPr>
          <w:rFonts w:ascii="Arial" w:hAnsi="Arial" w:cs="Arial"/>
          <w:sz w:val="22"/>
          <w:szCs w:val="22"/>
          <w:rPrChange w:id="204" w:author="Tim Monko" w:date="2023-07-19T07:00:00Z">
            <w:rPr/>
          </w:rPrChange>
        </w:rPr>
        <w:tab/>
        <w:t xml:space="preserve">Kaech S, Banker G. Culturing hippocampal neurons. Nat Protoc </w:t>
      </w:r>
      <w:proofErr w:type="gramStart"/>
      <w:r w:rsidRPr="00CA2ABD">
        <w:rPr>
          <w:rFonts w:ascii="Arial" w:hAnsi="Arial" w:cs="Arial"/>
          <w:sz w:val="22"/>
          <w:szCs w:val="22"/>
          <w:rPrChange w:id="205" w:author="Tim Monko" w:date="2023-07-19T07:00:00Z">
            <w:rPr/>
          </w:rPrChange>
        </w:rPr>
        <w:t>2006;1:2406</w:t>
      </w:r>
      <w:proofErr w:type="gramEnd"/>
      <w:r w:rsidRPr="00CA2ABD">
        <w:rPr>
          <w:rFonts w:ascii="Arial" w:hAnsi="Arial" w:cs="Arial"/>
          <w:sz w:val="22"/>
          <w:szCs w:val="22"/>
          <w:rPrChange w:id="206" w:author="Tim Monko" w:date="2023-07-19T07:00:00Z">
            <w:rPr/>
          </w:rPrChange>
        </w:rPr>
        <w:t xml:space="preserve">–15. </w:t>
      </w:r>
    </w:p>
    <w:p w14:paraId="643DDC7E" w14:textId="77777777" w:rsidR="001E18A1" w:rsidRPr="00CA2ABD" w:rsidRDefault="001E18A1" w:rsidP="001E18A1">
      <w:pPr>
        <w:pStyle w:val="Bibliography"/>
        <w:rPr>
          <w:rFonts w:ascii="Arial" w:hAnsi="Arial" w:cs="Arial"/>
          <w:sz w:val="22"/>
          <w:szCs w:val="22"/>
          <w:rPrChange w:id="207" w:author="Tim Monko" w:date="2023-07-19T07:00:00Z">
            <w:rPr/>
          </w:rPrChange>
        </w:rPr>
      </w:pPr>
      <w:r w:rsidRPr="00CA2ABD">
        <w:rPr>
          <w:rFonts w:ascii="Arial" w:hAnsi="Arial" w:cs="Arial"/>
          <w:sz w:val="22"/>
          <w:szCs w:val="22"/>
          <w:rPrChange w:id="208" w:author="Tim Monko" w:date="2023-07-19T07:00:00Z">
            <w:rPr/>
          </w:rPrChange>
        </w:rPr>
        <w:t xml:space="preserve">25. </w:t>
      </w:r>
      <w:r w:rsidRPr="00CA2ABD">
        <w:rPr>
          <w:rFonts w:ascii="Arial" w:hAnsi="Arial" w:cs="Arial"/>
          <w:sz w:val="22"/>
          <w:szCs w:val="22"/>
          <w:rPrChange w:id="209" w:author="Tim Monko" w:date="2023-07-19T07:00:00Z">
            <w:rPr/>
          </w:rPrChange>
        </w:rPr>
        <w:tab/>
        <w:t xml:space="preserve">Harris CR, Millman KJ, van der Walt SJ, Gommers R, Virtanen P, Cournapeau D, Wieser E, Taylor J, Berg S, Smith NJ, et al. Array programming with NumPy. Nature Nature Publishing Group; </w:t>
      </w:r>
      <w:proofErr w:type="gramStart"/>
      <w:r w:rsidRPr="00CA2ABD">
        <w:rPr>
          <w:rFonts w:ascii="Arial" w:hAnsi="Arial" w:cs="Arial"/>
          <w:sz w:val="22"/>
          <w:szCs w:val="22"/>
          <w:rPrChange w:id="210" w:author="Tim Monko" w:date="2023-07-19T07:00:00Z">
            <w:rPr/>
          </w:rPrChange>
        </w:rPr>
        <w:t>2020;585:357</w:t>
      </w:r>
      <w:proofErr w:type="gramEnd"/>
      <w:r w:rsidRPr="00CA2ABD">
        <w:rPr>
          <w:rFonts w:ascii="Arial" w:hAnsi="Arial" w:cs="Arial"/>
          <w:sz w:val="22"/>
          <w:szCs w:val="22"/>
          <w:rPrChange w:id="211" w:author="Tim Monko" w:date="2023-07-19T07:00:00Z">
            <w:rPr/>
          </w:rPrChange>
        </w:rPr>
        <w:t xml:space="preserve">–62. </w:t>
      </w:r>
    </w:p>
    <w:p w14:paraId="3440B1A7" w14:textId="77777777" w:rsidR="001E18A1" w:rsidRPr="00CA2ABD" w:rsidRDefault="001E18A1" w:rsidP="001E18A1">
      <w:pPr>
        <w:pStyle w:val="Bibliography"/>
        <w:rPr>
          <w:rFonts w:ascii="Arial" w:hAnsi="Arial" w:cs="Arial"/>
          <w:sz w:val="22"/>
          <w:szCs w:val="22"/>
          <w:rPrChange w:id="212" w:author="Tim Monko" w:date="2023-07-19T07:00:00Z">
            <w:rPr/>
          </w:rPrChange>
        </w:rPr>
      </w:pPr>
      <w:r w:rsidRPr="00CA2ABD">
        <w:rPr>
          <w:rFonts w:ascii="Arial" w:hAnsi="Arial" w:cs="Arial"/>
          <w:sz w:val="22"/>
          <w:szCs w:val="22"/>
          <w:rPrChange w:id="213" w:author="Tim Monko" w:date="2023-07-19T07:00:00Z">
            <w:rPr/>
          </w:rPrChange>
        </w:rPr>
        <w:lastRenderedPageBreak/>
        <w:t xml:space="preserve">26. </w:t>
      </w:r>
      <w:r w:rsidRPr="00CA2ABD">
        <w:rPr>
          <w:rFonts w:ascii="Arial" w:hAnsi="Arial" w:cs="Arial"/>
          <w:sz w:val="22"/>
          <w:szCs w:val="22"/>
          <w:rPrChange w:id="214" w:author="Tim Monko" w:date="2023-07-19T07:00:00Z">
            <w:rPr/>
          </w:rPrChange>
        </w:rPr>
        <w:tab/>
        <w:t xml:space="preserve">The </w:t>
      </w:r>
      <w:proofErr w:type="gramStart"/>
      <w:r w:rsidRPr="00CA2ABD">
        <w:rPr>
          <w:rFonts w:ascii="Arial" w:hAnsi="Arial" w:cs="Arial"/>
          <w:sz w:val="22"/>
          <w:szCs w:val="22"/>
          <w:rPrChange w:id="215" w:author="Tim Monko" w:date="2023-07-19T07:00:00Z">
            <w:rPr/>
          </w:rPrChange>
        </w:rPr>
        <w:t>pandas</w:t>
      </w:r>
      <w:proofErr w:type="gramEnd"/>
      <w:r w:rsidRPr="00CA2ABD">
        <w:rPr>
          <w:rFonts w:ascii="Arial" w:hAnsi="Arial" w:cs="Arial"/>
          <w:sz w:val="22"/>
          <w:szCs w:val="22"/>
          <w:rPrChange w:id="216" w:author="Tim Monko" w:date="2023-07-19T07:00:00Z">
            <w:rPr/>
          </w:rPrChange>
        </w:rPr>
        <w:t xml:space="preserve"> development team. pandas-dev/padas: Pandas [Internet]. 2023. Available from: https://doi.org/10.5281/zenodo.3509134</w:t>
      </w:r>
    </w:p>
    <w:p w14:paraId="30EC3261" w14:textId="77777777" w:rsidR="001E18A1" w:rsidRPr="00CA2ABD" w:rsidRDefault="001E18A1" w:rsidP="001E18A1">
      <w:pPr>
        <w:pStyle w:val="Bibliography"/>
        <w:rPr>
          <w:rFonts w:ascii="Arial" w:hAnsi="Arial" w:cs="Arial"/>
          <w:sz w:val="22"/>
          <w:szCs w:val="22"/>
          <w:rPrChange w:id="217" w:author="Tim Monko" w:date="2023-07-19T07:00:00Z">
            <w:rPr/>
          </w:rPrChange>
        </w:rPr>
      </w:pPr>
      <w:r w:rsidRPr="00CA2ABD">
        <w:rPr>
          <w:rFonts w:ascii="Arial" w:hAnsi="Arial" w:cs="Arial"/>
          <w:sz w:val="22"/>
          <w:szCs w:val="22"/>
          <w:rPrChange w:id="218" w:author="Tim Monko" w:date="2023-07-19T07:00:00Z">
            <w:rPr/>
          </w:rPrChange>
        </w:rPr>
        <w:t xml:space="preserve">27. </w:t>
      </w:r>
      <w:r w:rsidRPr="00CA2ABD">
        <w:rPr>
          <w:rFonts w:ascii="Arial" w:hAnsi="Arial" w:cs="Arial"/>
          <w:sz w:val="22"/>
          <w:szCs w:val="22"/>
          <w:rPrChange w:id="219" w:author="Tim Monko" w:date="2023-07-19T07:00:00Z">
            <w:rPr/>
          </w:rPrChange>
        </w:rPr>
        <w:tab/>
        <w:t>McKinney W. Data Structures for Statistical Computing in Python. Austin, Texas; 2010 [cited 2023 Jun 2]. p. 56–61. Available from: https://conference.scipy.org/proceedings/scipy2010/mckinney.html</w:t>
      </w:r>
    </w:p>
    <w:p w14:paraId="70557D7D" w14:textId="77777777" w:rsidR="001E18A1" w:rsidRPr="00CA2ABD" w:rsidRDefault="001E18A1" w:rsidP="001E18A1">
      <w:pPr>
        <w:pStyle w:val="Bibliography"/>
        <w:rPr>
          <w:rFonts w:ascii="Arial" w:hAnsi="Arial" w:cs="Arial"/>
          <w:sz w:val="22"/>
          <w:szCs w:val="22"/>
          <w:rPrChange w:id="220" w:author="Tim Monko" w:date="2023-07-19T07:00:00Z">
            <w:rPr/>
          </w:rPrChange>
        </w:rPr>
      </w:pPr>
      <w:r w:rsidRPr="00CA2ABD">
        <w:rPr>
          <w:rFonts w:ascii="Arial" w:hAnsi="Arial" w:cs="Arial"/>
          <w:sz w:val="22"/>
          <w:szCs w:val="22"/>
          <w:rPrChange w:id="221" w:author="Tim Monko" w:date="2023-07-19T07:00:00Z">
            <w:rPr/>
          </w:rPrChange>
        </w:rPr>
        <w:t xml:space="preserve">28. </w:t>
      </w:r>
      <w:r w:rsidRPr="00CA2ABD">
        <w:rPr>
          <w:rFonts w:ascii="Arial" w:hAnsi="Arial" w:cs="Arial"/>
          <w:sz w:val="22"/>
          <w:szCs w:val="22"/>
          <w:rPrChange w:id="222" w:author="Tim Monko" w:date="2023-07-19T07:00:00Z">
            <w:rPr/>
          </w:rPrChange>
        </w:rPr>
        <w:tab/>
        <w:t xml:space="preserve">Waskom ML. seaborn: statistical data visualization. Journal of Open Source Software </w:t>
      </w:r>
      <w:proofErr w:type="gramStart"/>
      <w:r w:rsidRPr="00CA2ABD">
        <w:rPr>
          <w:rFonts w:ascii="Arial" w:hAnsi="Arial" w:cs="Arial"/>
          <w:sz w:val="22"/>
          <w:szCs w:val="22"/>
          <w:rPrChange w:id="223" w:author="Tim Monko" w:date="2023-07-19T07:00:00Z">
            <w:rPr/>
          </w:rPrChange>
        </w:rPr>
        <w:t>2021;6:3021</w:t>
      </w:r>
      <w:proofErr w:type="gramEnd"/>
      <w:r w:rsidRPr="00CA2ABD">
        <w:rPr>
          <w:rFonts w:ascii="Arial" w:hAnsi="Arial" w:cs="Arial"/>
          <w:sz w:val="22"/>
          <w:szCs w:val="22"/>
          <w:rPrChange w:id="224" w:author="Tim Monko" w:date="2023-07-19T07:00:00Z">
            <w:rPr/>
          </w:rPrChange>
        </w:rPr>
        <w:t xml:space="preserve">. </w:t>
      </w:r>
    </w:p>
    <w:p w14:paraId="1ABC24D7" w14:textId="77777777" w:rsidR="001E18A1" w:rsidRPr="00CA2ABD" w:rsidRDefault="001E18A1" w:rsidP="001E18A1">
      <w:pPr>
        <w:pStyle w:val="Bibliography"/>
        <w:rPr>
          <w:rFonts w:ascii="Arial" w:hAnsi="Arial" w:cs="Arial"/>
          <w:sz w:val="22"/>
          <w:szCs w:val="22"/>
          <w:rPrChange w:id="225" w:author="Tim Monko" w:date="2023-07-19T07:00:00Z">
            <w:rPr/>
          </w:rPrChange>
        </w:rPr>
      </w:pPr>
      <w:r w:rsidRPr="00CA2ABD">
        <w:rPr>
          <w:rFonts w:ascii="Arial" w:hAnsi="Arial" w:cs="Arial"/>
          <w:sz w:val="22"/>
          <w:szCs w:val="22"/>
          <w:rPrChange w:id="226" w:author="Tim Monko" w:date="2023-07-19T07:00:00Z">
            <w:rPr/>
          </w:rPrChange>
        </w:rPr>
        <w:t xml:space="preserve">29. </w:t>
      </w:r>
      <w:r w:rsidRPr="00CA2ABD">
        <w:rPr>
          <w:rFonts w:ascii="Arial" w:hAnsi="Arial" w:cs="Arial"/>
          <w:sz w:val="22"/>
          <w:szCs w:val="22"/>
          <w:rPrChange w:id="227" w:author="Tim Monko" w:date="2023-07-19T07:00:00Z">
            <w:rPr/>
          </w:rPrChange>
        </w:rPr>
        <w:tab/>
        <w:t xml:space="preserve">Vallat R. Pingouin: statistics in Python. Journal of Open Source Software </w:t>
      </w:r>
      <w:proofErr w:type="gramStart"/>
      <w:r w:rsidRPr="00CA2ABD">
        <w:rPr>
          <w:rFonts w:ascii="Arial" w:hAnsi="Arial" w:cs="Arial"/>
          <w:sz w:val="22"/>
          <w:szCs w:val="22"/>
          <w:rPrChange w:id="228" w:author="Tim Monko" w:date="2023-07-19T07:00:00Z">
            <w:rPr/>
          </w:rPrChange>
        </w:rPr>
        <w:t>2018;3:1026</w:t>
      </w:r>
      <w:proofErr w:type="gramEnd"/>
      <w:r w:rsidRPr="00CA2ABD">
        <w:rPr>
          <w:rFonts w:ascii="Arial" w:hAnsi="Arial" w:cs="Arial"/>
          <w:sz w:val="22"/>
          <w:szCs w:val="22"/>
          <w:rPrChange w:id="229" w:author="Tim Monko" w:date="2023-07-19T07:00:00Z">
            <w:rPr/>
          </w:rPrChange>
        </w:rPr>
        <w:t xml:space="preserve">. </w:t>
      </w:r>
    </w:p>
    <w:p w14:paraId="3EDE0C78" w14:textId="77777777" w:rsidR="001E18A1" w:rsidRPr="00CA2ABD" w:rsidRDefault="001E18A1" w:rsidP="001E18A1">
      <w:pPr>
        <w:pStyle w:val="Bibliography"/>
        <w:rPr>
          <w:rFonts w:ascii="Arial" w:hAnsi="Arial" w:cs="Arial"/>
          <w:sz w:val="22"/>
          <w:szCs w:val="22"/>
          <w:rPrChange w:id="230" w:author="Tim Monko" w:date="2023-07-19T07:00:00Z">
            <w:rPr/>
          </w:rPrChange>
        </w:rPr>
      </w:pPr>
      <w:r w:rsidRPr="00CA2ABD">
        <w:rPr>
          <w:rFonts w:ascii="Arial" w:hAnsi="Arial" w:cs="Arial"/>
          <w:sz w:val="22"/>
          <w:szCs w:val="22"/>
          <w:rPrChange w:id="231" w:author="Tim Monko" w:date="2023-07-19T07:00:00Z">
            <w:rPr/>
          </w:rPrChange>
        </w:rPr>
        <w:t xml:space="preserve">30. </w:t>
      </w:r>
      <w:r w:rsidRPr="00CA2ABD">
        <w:rPr>
          <w:rFonts w:ascii="Arial" w:hAnsi="Arial" w:cs="Arial"/>
          <w:sz w:val="22"/>
          <w:szCs w:val="22"/>
          <w:rPrChange w:id="232" w:author="Tim Monko" w:date="2023-07-19T07:00:00Z">
            <w:rPr/>
          </w:rPrChange>
        </w:rPr>
        <w:tab/>
        <w:t>Seabold S, Perktold J. Statsmodels: Econometric and Statistical Modeling with Python. Austin, Texas; 2010 [cited 2023 Jun 2]. p. 92–6. Available from: https://conference.scipy.org/proceedings/scipy2010/seabold.html</w:t>
      </w:r>
    </w:p>
    <w:p w14:paraId="6791328E" w14:textId="77777777" w:rsidR="001E18A1" w:rsidRPr="00CA2ABD" w:rsidRDefault="001E18A1" w:rsidP="001E18A1">
      <w:pPr>
        <w:pStyle w:val="Bibliography"/>
        <w:rPr>
          <w:rFonts w:ascii="Arial" w:hAnsi="Arial" w:cs="Arial"/>
          <w:sz w:val="22"/>
          <w:szCs w:val="22"/>
          <w:rPrChange w:id="233" w:author="Tim Monko" w:date="2023-07-19T07:00:00Z">
            <w:rPr/>
          </w:rPrChange>
        </w:rPr>
      </w:pPr>
      <w:r w:rsidRPr="00CA2ABD">
        <w:rPr>
          <w:rFonts w:ascii="Arial" w:hAnsi="Arial" w:cs="Arial"/>
          <w:sz w:val="22"/>
          <w:szCs w:val="22"/>
          <w:rPrChange w:id="234" w:author="Tim Monko" w:date="2023-07-19T07:00:00Z">
            <w:rPr/>
          </w:rPrChange>
        </w:rPr>
        <w:t xml:space="preserve">31. </w:t>
      </w:r>
      <w:r w:rsidRPr="00CA2ABD">
        <w:rPr>
          <w:rFonts w:ascii="Arial" w:hAnsi="Arial" w:cs="Arial"/>
          <w:sz w:val="22"/>
          <w:szCs w:val="22"/>
          <w:rPrChange w:id="235" w:author="Tim Monko" w:date="2023-07-19T07:00:00Z">
            <w:rPr/>
          </w:rPrChange>
        </w:rPr>
        <w:tab/>
        <w:t xml:space="preserve">Pedregosa F, Varoquaux G, Gramfort A, Michel V, Thirion B, Grisel O, Blondel M, Prettenhofer P, Weiss R, Dubourg V, et al. Scikit-learn: Machine Learning in Python. J Mach Learn Res </w:t>
      </w:r>
      <w:proofErr w:type="gramStart"/>
      <w:r w:rsidRPr="00CA2ABD">
        <w:rPr>
          <w:rFonts w:ascii="Arial" w:hAnsi="Arial" w:cs="Arial"/>
          <w:sz w:val="22"/>
          <w:szCs w:val="22"/>
          <w:rPrChange w:id="236" w:author="Tim Monko" w:date="2023-07-19T07:00:00Z">
            <w:rPr/>
          </w:rPrChange>
        </w:rPr>
        <w:t>2011;12:2825</w:t>
      </w:r>
      <w:proofErr w:type="gramEnd"/>
      <w:r w:rsidRPr="00CA2ABD">
        <w:rPr>
          <w:rFonts w:ascii="Arial" w:hAnsi="Arial" w:cs="Arial"/>
          <w:sz w:val="22"/>
          <w:szCs w:val="22"/>
          <w:rPrChange w:id="237" w:author="Tim Monko" w:date="2023-07-19T07:00:00Z">
            <w:rPr/>
          </w:rPrChange>
        </w:rPr>
        <w:t xml:space="preserve">–30. </w:t>
      </w:r>
    </w:p>
    <w:p w14:paraId="484D5F0E" w14:textId="77777777" w:rsidR="001E18A1" w:rsidRPr="00CA2ABD" w:rsidRDefault="001E18A1" w:rsidP="001E18A1">
      <w:pPr>
        <w:pStyle w:val="Bibliography"/>
        <w:rPr>
          <w:rFonts w:ascii="Arial" w:hAnsi="Arial" w:cs="Arial"/>
          <w:sz w:val="22"/>
          <w:szCs w:val="22"/>
          <w:rPrChange w:id="238" w:author="Tim Monko" w:date="2023-07-19T07:00:00Z">
            <w:rPr/>
          </w:rPrChange>
        </w:rPr>
      </w:pPr>
      <w:r w:rsidRPr="00CA2ABD">
        <w:rPr>
          <w:rFonts w:ascii="Arial" w:hAnsi="Arial" w:cs="Arial"/>
          <w:sz w:val="22"/>
          <w:szCs w:val="22"/>
          <w:rPrChange w:id="239" w:author="Tim Monko" w:date="2023-07-19T07:00:00Z">
            <w:rPr/>
          </w:rPrChange>
        </w:rPr>
        <w:t xml:space="preserve">32. </w:t>
      </w:r>
      <w:r w:rsidRPr="00CA2ABD">
        <w:rPr>
          <w:rFonts w:ascii="Arial" w:hAnsi="Arial" w:cs="Arial"/>
          <w:sz w:val="22"/>
          <w:szCs w:val="22"/>
          <w:rPrChange w:id="240" w:author="Tim Monko" w:date="2023-07-19T07:00:00Z">
            <w:rPr/>
          </w:rPrChange>
        </w:rPr>
        <w:tab/>
        <w:t xml:space="preserve">Hunter JD. Matplotlib: A 2D Graphics Environment. Computing in Science &amp; Engineering </w:t>
      </w:r>
      <w:proofErr w:type="gramStart"/>
      <w:r w:rsidRPr="00CA2ABD">
        <w:rPr>
          <w:rFonts w:ascii="Arial" w:hAnsi="Arial" w:cs="Arial"/>
          <w:sz w:val="22"/>
          <w:szCs w:val="22"/>
          <w:rPrChange w:id="241" w:author="Tim Monko" w:date="2023-07-19T07:00:00Z">
            <w:rPr/>
          </w:rPrChange>
        </w:rPr>
        <w:t>2007;9:90</w:t>
      </w:r>
      <w:proofErr w:type="gramEnd"/>
      <w:r w:rsidRPr="00CA2ABD">
        <w:rPr>
          <w:rFonts w:ascii="Arial" w:hAnsi="Arial" w:cs="Arial"/>
          <w:sz w:val="22"/>
          <w:szCs w:val="22"/>
          <w:rPrChange w:id="242" w:author="Tim Monko" w:date="2023-07-19T07:00:00Z">
            <w:rPr/>
          </w:rPrChange>
        </w:rPr>
        <w:t xml:space="preserve">–5. </w:t>
      </w:r>
    </w:p>
    <w:p w14:paraId="5B448463" w14:textId="77777777" w:rsidR="001E18A1" w:rsidRPr="00CA2ABD" w:rsidRDefault="001E18A1" w:rsidP="001E18A1">
      <w:pPr>
        <w:pStyle w:val="Bibliography"/>
        <w:rPr>
          <w:rFonts w:ascii="Arial" w:hAnsi="Arial" w:cs="Arial"/>
          <w:sz w:val="22"/>
          <w:szCs w:val="22"/>
          <w:rPrChange w:id="243" w:author="Tim Monko" w:date="2023-07-19T07:00:00Z">
            <w:rPr/>
          </w:rPrChange>
        </w:rPr>
      </w:pPr>
      <w:r w:rsidRPr="00CA2ABD">
        <w:rPr>
          <w:rFonts w:ascii="Arial" w:hAnsi="Arial" w:cs="Arial"/>
          <w:sz w:val="22"/>
          <w:szCs w:val="22"/>
          <w:rPrChange w:id="244" w:author="Tim Monko" w:date="2023-07-19T07:00:00Z">
            <w:rPr/>
          </w:rPrChange>
        </w:rPr>
        <w:t xml:space="preserve">33. </w:t>
      </w:r>
      <w:r w:rsidRPr="00CA2ABD">
        <w:rPr>
          <w:rFonts w:ascii="Arial" w:hAnsi="Arial" w:cs="Arial"/>
          <w:sz w:val="22"/>
          <w:szCs w:val="22"/>
          <w:rPrChange w:id="245" w:author="Tim Monko" w:date="2023-07-19T07:00:00Z">
            <w:rPr/>
          </w:rPrChange>
        </w:rPr>
        <w:tab/>
        <w:t xml:space="preserve">Hentze MW, Muckenthaler MU, Galy B, Camaschella C. Two to tango: regulation of Mammalian iron metabolism. Cell </w:t>
      </w:r>
      <w:proofErr w:type="gramStart"/>
      <w:r w:rsidRPr="00CA2ABD">
        <w:rPr>
          <w:rFonts w:ascii="Arial" w:hAnsi="Arial" w:cs="Arial"/>
          <w:sz w:val="22"/>
          <w:szCs w:val="22"/>
          <w:rPrChange w:id="246" w:author="Tim Monko" w:date="2023-07-19T07:00:00Z">
            <w:rPr/>
          </w:rPrChange>
        </w:rPr>
        <w:t>2010;142:24</w:t>
      </w:r>
      <w:proofErr w:type="gramEnd"/>
      <w:r w:rsidRPr="00CA2ABD">
        <w:rPr>
          <w:rFonts w:ascii="Arial" w:hAnsi="Arial" w:cs="Arial"/>
          <w:sz w:val="22"/>
          <w:szCs w:val="22"/>
          <w:rPrChange w:id="247" w:author="Tim Monko" w:date="2023-07-19T07:00:00Z">
            <w:rPr/>
          </w:rPrChange>
        </w:rPr>
        <w:t xml:space="preserve">–38. </w:t>
      </w:r>
    </w:p>
    <w:p w14:paraId="6E979DCF" w14:textId="77777777" w:rsidR="001E18A1" w:rsidRPr="00CA2ABD" w:rsidRDefault="001E18A1" w:rsidP="001E18A1">
      <w:pPr>
        <w:pStyle w:val="Bibliography"/>
        <w:rPr>
          <w:rFonts w:ascii="Arial" w:hAnsi="Arial" w:cs="Arial"/>
          <w:sz w:val="22"/>
          <w:szCs w:val="22"/>
          <w:rPrChange w:id="248" w:author="Tim Monko" w:date="2023-07-19T07:00:00Z">
            <w:rPr/>
          </w:rPrChange>
        </w:rPr>
      </w:pPr>
      <w:r w:rsidRPr="00CA2ABD">
        <w:rPr>
          <w:rFonts w:ascii="Arial" w:hAnsi="Arial" w:cs="Arial"/>
          <w:sz w:val="22"/>
          <w:szCs w:val="22"/>
          <w:rPrChange w:id="249" w:author="Tim Monko" w:date="2023-07-19T07:00:00Z">
            <w:rPr/>
          </w:rPrChange>
        </w:rPr>
        <w:t xml:space="preserve">34. </w:t>
      </w:r>
      <w:r w:rsidRPr="00CA2ABD">
        <w:rPr>
          <w:rFonts w:ascii="Arial" w:hAnsi="Arial" w:cs="Arial"/>
          <w:sz w:val="22"/>
          <w:szCs w:val="22"/>
          <w:rPrChange w:id="250" w:author="Tim Monko" w:date="2023-07-19T07:00:00Z">
            <w:rPr/>
          </w:rPrChange>
        </w:rPr>
        <w:tab/>
        <w:t xml:space="preserve">Princz A, Kounakis K, Tavernarakis N. Mitochondrial contributions to neuronal development and function. Biological Chemistry </w:t>
      </w:r>
      <w:proofErr w:type="gramStart"/>
      <w:r w:rsidRPr="00CA2ABD">
        <w:rPr>
          <w:rFonts w:ascii="Arial" w:hAnsi="Arial" w:cs="Arial"/>
          <w:sz w:val="22"/>
          <w:szCs w:val="22"/>
          <w:rPrChange w:id="251" w:author="Tim Monko" w:date="2023-07-19T07:00:00Z">
            <w:rPr/>
          </w:rPrChange>
        </w:rPr>
        <w:t>2018;399:723</w:t>
      </w:r>
      <w:proofErr w:type="gramEnd"/>
      <w:r w:rsidRPr="00CA2ABD">
        <w:rPr>
          <w:rFonts w:ascii="Arial" w:hAnsi="Arial" w:cs="Arial"/>
          <w:sz w:val="22"/>
          <w:szCs w:val="22"/>
          <w:rPrChange w:id="252" w:author="Tim Monko" w:date="2023-07-19T07:00:00Z">
            <w:rPr/>
          </w:rPrChange>
        </w:rPr>
        <w:t xml:space="preserve">–39. </w:t>
      </w:r>
    </w:p>
    <w:p w14:paraId="498DF1DB" w14:textId="77777777" w:rsidR="001E18A1" w:rsidRPr="00CA2ABD" w:rsidRDefault="001E18A1" w:rsidP="001E18A1">
      <w:pPr>
        <w:pStyle w:val="Bibliography"/>
        <w:rPr>
          <w:rFonts w:ascii="Arial" w:hAnsi="Arial" w:cs="Arial"/>
          <w:sz w:val="22"/>
          <w:szCs w:val="22"/>
          <w:rPrChange w:id="253" w:author="Tim Monko" w:date="2023-07-19T07:00:00Z">
            <w:rPr/>
          </w:rPrChange>
        </w:rPr>
      </w:pPr>
      <w:r w:rsidRPr="00CA2ABD">
        <w:rPr>
          <w:rFonts w:ascii="Arial" w:hAnsi="Arial" w:cs="Arial"/>
          <w:sz w:val="22"/>
          <w:szCs w:val="22"/>
          <w:rPrChange w:id="254" w:author="Tim Monko" w:date="2023-07-19T07:00:00Z">
            <w:rPr/>
          </w:rPrChange>
        </w:rPr>
        <w:t xml:space="preserve">35. </w:t>
      </w:r>
      <w:r w:rsidRPr="00CA2ABD">
        <w:rPr>
          <w:rFonts w:ascii="Arial" w:hAnsi="Arial" w:cs="Arial"/>
          <w:sz w:val="22"/>
          <w:szCs w:val="22"/>
          <w:rPrChange w:id="255" w:author="Tim Monko" w:date="2023-07-19T07:00:00Z">
            <w:rPr/>
          </w:rPrChange>
        </w:rPr>
        <w:tab/>
        <w:t xml:space="preserve">Erecinska M, Cherian S, Silver IA. Energy metabolism in mammalian brain during development. Progress in Neurobiology </w:t>
      </w:r>
      <w:proofErr w:type="gramStart"/>
      <w:r w:rsidRPr="00CA2ABD">
        <w:rPr>
          <w:rFonts w:ascii="Arial" w:hAnsi="Arial" w:cs="Arial"/>
          <w:sz w:val="22"/>
          <w:szCs w:val="22"/>
          <w:rPrChange w:id="256" w:author="Tim Monko" w:date="2023-07-19T07:00:00Z">
            <w:rPr/>
          </w:rPrChange>
        </w:rPr>
        <w:t>2004;73:397</w:t>
      </w:r>
      <w:proofErr w:type="gramEnd"/>
      <w:r w:rsidRPr="00CA2ABD">
        <w:rPr>
          <w:rFonts w:ascii="Arial" w:hAnsi="Arial" w:cs="Arial"/>
          <w:sz w:val="22"/>
          <w:szCs w:val="22"/>
          <w:rPrChange w:id="257" w:author="Tim Monko" w:date="2023-07-19T07:00:00Z">
            <w:rPr/>
          </w:rPrChange>
        </w:rPr>
        <w:t xml:space="preserve">–445. </w:t>
      </w:r>
    </w:p>
    <w:p w14:paraId="65842883" w14:textId="77777777" w:rsidR="001E18A1" w:rsidRPr="00CA2ABD" w:rsidRDefault="001E18A1" w:rsidP="001E18A1">
      <w:pPr>
        <w:pStyle w:val="Bibliography"/>
        <w:rPr>
          <w:rFonts w:ascii="Arial" w:hAnsi="Arial" w:cs="Arial"/>
          <w:sz w:val="22"/>
          <w:szCs w:val="22"/>
          <w:rPrChange w:id="258" w:author="Tim Monko" w:date="2023-07-19T07:00:00Z">
            <w:rPr/>
          </w:rPrChange>
        </w:rPr>
      </w:pPr>
      <w:r w:rsidRPr="00CA2ABD">
        <w:rPr>
          <w:rFonts w:ascii="Arial" w:hAnsi="Arial" w:cs="Arial"/>
          <w:sz w:val="22"/>
          <w:szCs w:val="22"/>
          <w:rPrChange w:id="259" w:author="Tim Monko" w:date="2023-07-19T07:00:00Z">
            <w:rPr/>
          </w:rPrChange>
        </w:rPr>
        <w:t xml:space="preserve">36. </w:t>
      </w:r>
      <w:r w:rsidRPr="00CA2ABD">
        <w:rPr>
          <w:rFonts w:ascii="Arial" w:hAnsi="Arial" w:cs="Arial"/>
          <w:sz w:val="22"/>
          <w:szCs w:val="22"/>
          <w:rPrChange w:id="260" w:author="Tim Monko" w:date="2023-07-19T07:00:00Z">
            <w:rPr/>
          </w:rPrChange>
        </w:rPr>
        <w:tab/>
        <w:t xml:space="preserve">Sinha RA, Pathak A, Mohan V, Babu S, Pal A, Khare D, Godbole MM. Evidence of a bigenomic regulation of mitochondrial gene expression by thyroid hormone during rat brain development. Biochemical and Biophysical Research Communications </w:t>
      </w:r>
      <w:proofErr w:type="gramStart"/>
      <w:r w:rsidRPr="00CA2ABD">
        <w:rPr>
          <w:rFonts w:ascii="Arial" w:hAnsi="Arial" w:cs="Arial"/>
          <w:sz w:val="22"/>
          <w:szCs w:val="22"/>
          <w:rPrChange w:id="261" w:author="Tim Monko" w:date="2023-07-19T07:00:00Z">
            <w:rPr/>
          </w:rPrChange>
        </w:rPr>
        <w:t>2010;397:548</w:t>
      </w:r>
      <w:proofErr w:type="gramEnd"/>
      <w:r w:rsidRPr="00CA2ABD">
        <w:rPr>
          <w:rFonts w:ascii="Arial" w:hAnsi="Arial" w:cs="Arial"/>
          <w:sz w:val="22"/>
          <w:szCs w:val="22"/>
          <w:rPrChange w:id="262" w:author="Tim Monko" w:date="2023-07-19T07:00:00Z">
            <w:rPr/>
          </w:rPrChange>
        </w:rPr>
        <w:t xml:space="preserve">–52. </w:t>
      </w:r>
    </w:p>
    <w:p w14:paraId="1A130E25" w14:textId="77777777" w:rsidR="001E18A1" w:rsidRPr="00CA2ABD" w:rsidRDefault="001E18A1" w:rsidP="001E18A1">
      <w:pPr>
        <w:pStyle w:val="Bibliography"/>
        <w:rPr>
          <w:rFonts w:ascii="Arial" w:hAnsi="Arial" w:cs="Arial"/>
          <w:sz w:val="22"/>
          <w:szCs w:val="22"/>
          <w:rPrChange w:id="263" w:author="Tim Monko" w:date="2023-07-19T07:00:00Z">
            <w:rPr/>
          </w:rPrChange>
        </w:rPr>
      </w:pPr>
      <w:r w:rsidRPr="00CA2ABD">
        <w:rPr>
          <w:rFonts w:ascii="Arial" w:hAnsi="Arial" w:cs="Arial"/>
          <w:sz w:val="22"/>
          <w:szCs w:val="22"/>
          <w:rPrChange w:id="264" w:author="Tim Monko" w:date="2023-07-19T07:00:00Z">
            <w:rPr/>
          </w:rPrChange>
        </w:rPr>
        <w:t xml:space="preserve">37. </w:t>
      </w:r>
      <w:r w:rsidRPr="00CA2ABD">
        <w:rPr>
          <w:rFonts w:ascii="Arial" w:hAnsi="Arial" w:cs="Arial"/>
          <w:sz w:val="22"/>
          <w:szCs w:val="22"/>
          <w:rPrChange w:id="265" w:author="Tim Monko" w:date="2023-07-19T07:00:00Z">
            <w:rPr/>
          </w:rPrChange>
        </w:rPr>
        <w:tab/>
        <w:t xml:space="preserve">Callahan LSN, Thibert KA, Wobken JD, Georgieff MK. Early Life Iron Deficiency Anemia Alters the Development and Long-term Expression of Parvalbumin and Perineuronal Nets in the Rat Hippocampus. Developmental Neuroscience </w:t>
      </w:r>
      <w:proofErr w:type="gramStart"/>
      <w:r w:rsidRPr="00CA2ABD">
        <w:rPr>
          <w:rFonts w:ascii="Arial" w:hAnsi="Arial" w:cs="Arial"/>
          <w:sz w:val="22"/>
          <w:szCs w:val="22"/>
          <w:rPrChange w:id="266" w:author="Tim Monko" w:date="2023-07-19T07:00:00Z">
            <w:rPr/>
          </w:rPrChange>
        </w:rPr>
        <w:t>2013;In</w:t>
      </w:r>
      <w:proofErr w:type="gramEnd"/>
      <w:r w:rsidRPr="00CA2ABD">
        <w:rPr>
          <w:rFonts w:ascii="Arial" w:hAnsi="Arial" w:cs="Arial"/>
          <w:sz w:val="22"/>
          <w:szCs w:val="22"/>
          <w:rPrChange w:id="267" w:author="Tim Monko" w:date="2023-07-19T07:00:00Z">
            <w:rPr/>
          </w:rPrChange>
        </w:rPr>
        <w:t xml:space="preserve"> Press. </w:t>
      </w:r>
    </w:p>
    <w:p w14:paraId="68127223" w14:textId="77777777" w:rsidR="001E18A1" w:rsidRPr="00CA2ABD" w:rsidRDefault="001E18A1" w:rsidP="001E18A1">
      <w:pPr>
        <w:pStyle w:val="Bibliography"/>
        <w:rPr>
          <w:rFonts w:ascii="Arial" w:hAnsi="Arial" w:cs="Arial"/>
          <w:sz w:val="22"/>
          <w:szCs w:val="22"/>
          <w:rPrChange w:id="268" w:author="Tim Monko" w:date="2023-07-19T07:00:00Z">
            <w:rPr/>
          </w:rPrChange>
        </w:rPr>
      </w:pPr>
      <w:r w:rsidRPr="00CA2ABD">
        <w:rPr>
          <w:rFonts w:ascii="Arial" w:hAnsi="Arial" w:cs="Arial"/>
          <w:sz w:val="22"/>
          <w:szCs w:val="22"/>
          <w:rPrChange w:id="269" w:author="Tim Monko" w:date="2023-07-19T07:00:00Z">
            <w:rPr/>
          </w:rPrChange>
        </w:rPr>
        <w:t xml:space="preserve">38. </w:t>
      </w:r>
      <w:r w:rsidRPr="00CA2ABD">
        <w:rPr>
          <w:rFonts w:ascii="Arial" w:hAnsi="Arial" w:cs="Arial"/>
          <w:sz w:val="22"/>
          <w:szCs w:val="22"/>
          <w:rPrChange w:id="270" w:author="Tim Monko" w:date="2023-07-19T07:00:00Z">
            <w:rPr/>
          </w:rPrChange>
        </w:rPr>
        <w:tab/>
        <w:t xml:space="preserve">Gilbert ME, Sui L, Walker MJ, Anderson W, Thomas S, Smoller SN, Schon JP, Phani S, Goodman JH. Thyroid Hormone Insufficiency during Brain Development Reduces Parvalbumin Immunoreactivity and Inhibitory Function in the Hippocampus. Endocrinology </w:t>
      </w:r>
      <w:proofErr w:type="gramStart"/>
      <w:r w:rsidRPr="00CA2ABD">
        <w:rPr>
          <w:rFonts w:ascii="Arial" w:hAnsi="Arial" w:cs="Arial"/>
          <w:sz w:val="22"/>
          <w:szCs w:val="22"/>
          <w:rPrChange w:id="271" w:author="Tim Monko" w:date="2023-07-19T07:00:00Z">
            <w:rPr/>
          </w:rPrChange>
        </w:rPr>
        <w:t>2007;148:92</w:t>
      </w:r>
      <w:proofErr w:type="gramEnd"/>
      <w:r w:rsidRPr="00CA2ABD">
        <w:rPr>
          <w:rFonts w:ascii="Arial" w:hAnsi="Arial" w:cs="Arial"/>
          <w:sz w:val="22"/>
          <w:szCs w:val="22"/>
          <w:rPrChange w:id="272" w:author="Tim Monko" w:date="2023-07-19T07:00:00Z">
            <w:rPr/>
          </w:rPrChange>
        </w:rPr>
        <w:t xml:space="preserve">–102. </w:t>
      </w:r>
    </w:p>
    <w:p w14:paraId="26B19A9C" w14:textId="77777777" w:rsidR="001E18A1" w:rsidRPr="00CA2ABD" w:rsidRDefault="001E18A1" w:rsidP="001E18A1">
      <w:pPr>
        <w:pStyle w:val="Bibliography"/>
        <w:rPr>
          <w:rFonts w:ascii="Arial" w:hAnsi="Arial" w:cs="Arial"/>
          <w:sz w:val="22"/>
          <w:szCs w:val="22"/>
          <w:rPrChange w:id="273" w:author="Tim Monko" w:date="2023-07-19T07:00:00Z">
            <w:rPr/>
          </w:rPrChange>
        </w:rPr>
      </w:pPr>
      <w:r w:rsidRPr="00CA2ABD">
        <w:rPr>
          <w:rFonts w:ascii="Arial" w:hAnsi="Arial" w:cs="Arial"/>
          <w:sz w:val="22"/>
          <w:szCs w:val="22"/>
          <w:rPrChange w:id="274" w:author="Tim Monko" w:date="2023-07-19T07:00:00Z">
            <w:rPr/>
          </w:rPrChange>
        </w:rPr>
        <w:t xml:space="preserve">39. </w:t>
      </w:r>
      <w:r w:rsidRPr="00CA2ABD">
        <w:rPr>
          <w:rFonts w:ascii="Arial" w:hAnsi="Arial" w:cs="Arial"/>
          <w:sz w:val="22"/>
          <w:szCs w:val="22"/>
          <w:rPrChange w:id="275" w:author="Tim Monko" w:date="2023-07-19T07:00:00Z">
            <w:rPr/>
          </w:rPrChange>
        </w:rPr>
        <w:tab/>
        <w:t xml:space="preserve">Richard S, Guyot R, Rey-Millet M, Prieux M, Markossian S, Aubert D, Flamant F. A Pivotal Genetic Program Controlled by Thyroid Hormone during the Maturation of GABAergic Neurons. iScience </w:t>
      </w:r>
      <w:proofErr w:type="gramStart"/>
      <w:r w:rsidRPr="00CA2ABD">
        <w:rPr>
          <w:rFonts w:ascii="Arial" w:hAnsi="Arial" w:cs="Arial"/>
          <w:sz w:val="22"/>
          <w:szCs w:val="22"/>
          <w:rPrChange w:id="276" w:author="Tim Monko" w:date="2023-07-19T07:00:00Z">
            <w:rPr/>
          </w:rPrChange>
        </w:rPr>
        <w:t>2020;23:100899</w:t>
      </w:r>
      <w:proofErr w:type="gramEnd"/>
      <w:r w:rsidRPr="00CA2ABD">
        <w:rPr>
          <w:rFonts w:ascii="Arial" w:hAnsi="Arial" w:cs="Arial"/>
          <w:sz w:val="22"/>
          <w:szCs w:val="22"/>
          <w:rPrChange w:id="277" w:author="Tim Monko" w:date="2023-07-19T07:00:00Z">
            <w:rPr/>
          </w:rPrChange>
        </w:rPr>
        <w:t xml:space="preserve">. </w:t>
      </w:r>
    </w:p>
    <w:p w14:paraId="068509BF" w14:textId="77777777" w:rsidR="001E18A1" w:rsidRPr="00CA2ABD" w:rsidRDefault="001E18A1" w:rsidP="001E18A1">
      <w:pPr>
        <w:pStyle w:val="Bibliography"/>
        <w:rPr>
          <w:rFonts w:ascii="Arial" w:hAnsi="Arial" w:cs="Arial"/>
          <w:sz w:val="22"/>
          <w:szCs w:val="22"/>
          <w:rPrChange w:id="278" w:author="Tim Monko" w:date="2023-07-19T07:00:00Z">
            <w:rPr/>
          </w:rPrChange>
        </w:rPr>
      </w:pPr>
      <w:r w:rsidRPr="00CA2ABD">
        <w:rPr>
          <w:rFonts w:ascii="Arial" w:hAnsi="Arial" w:cs="Arial"/>
          <w:sz w:val="22"/>
          <w:szCs w:val="22"/>
          <w:rPrChange w:id="279" w:author="Tim Monko" w:date="2023-07-19T07:00:00Z">
            <w:rPr/>
          </w:rPrChange>
        </w:rPr>
        <w:lastRenderedPageBreak/>
        <w:t xml:space="preserve">40. </w:t>
      </w:r>
      <w:r w:rsidRPr="00CA2ABD">
        <w:rPr>
          <w:rFonts w:ascii="Arial" w:hAnsi="Arial" w:cs="Arial"/>
          <w:sz w:val="22"/>
          <w:szCs w:val="22"/>
          <w:rPrChange w:id="280" w:author="Tim Monko" w:date="2023-07-19T07:00:00Z">
            <w:rPr/>
          </w:rPrChange>
        </w:rPr>
        <w:tab/>
        <w:t xml:space="preserve">Fretham SJ, Carlson ES, Wobken J, Tran PV, Petryk A, Georgieff MK. Temporal manipulation of transferrin-receptor-1-dependent iron uptake identifies a sensitive period in mouse hippocampal neurodevelopment. Hippocampus </w:t>
      </w:r>
      <w:proofErr w:type="gramStart"/>
      <w:r w:rsidRPr="00CA2ABD">
        <w:rPr>
          <w:rFonts w:ascii="Arial" w:hAnsi="Arial" w:cs="Arial"/>
          <w:sz w:val="22"/>
          <w:szCs w:val="22"/>
          <w:rPrChange w:id="281" w:author="Tim Monko" w:date="2023-07-19T07:00:00Z">
            <w:rPr/>
          </w:rPrChange>
        </w:rPr>
        <w:t>2012;22:1691</w:t>
      </w:r>
      <w:proofErr w:type="gramEnd"/>
      <w:r w:rsidRPr="00CA2ABD">
        <w:rPr>
          <w:rFonts w:ascii="Arial" w:hAnsi="Arial" w:cs="Arial"/>
          <w:sz w:val="22"/>
          <w:szCs w:val="22"/>
          <w:rPrChange w:id="282" w:author="Tim Monko" w:date="2023-07-19T07:00:00Z">
            <w:rPr/>
          </w:rPrChange>
        </w:rPr>
        <w:t xml:space="preserve">–702. </w:t>
      </w:r>
    </w:p>
    <w:p w14:paraId="38D3AB45" w14:textId="77777777" w:rsidR="001E18A1" w:rsidRPr="00CA2ABD" w:rsidRDefault="001E18A1" w:rsidP="001E18A1">
      <w:pPr>
        <w:pStyle w:val="Bibliography"/>
        <w:rPr>
          <w:rFonts w:ascii="Arial" w:hAnsi="Arial" w:cs="Arial"/>
          <w:sz w:val="22"/>
          <w:szCs w:val="22"/>
          <w:rPrChange w:id="283" w:author="Tim Monko" w:date="2023-07-19T07:00:00Z">
            <w:rPr/>
          </w:rPrChange>
        </w:rPr>
      </w:pPr>
      <w:r w:rsidRPr="00CA2ABD">
        <w:rPr>
          <w:rFonts w:ascii="Arial" w:hAnsi="Arial" w:cs="Arial"/>
          <w:sz w:val="22"/>
          <w:szCs w:val="22"/>
          <w:rPrChange w:id="284" w:author="Tim Monko" w:date="2023-07-19T07:00:00Z">
            <w:rPr/>
          </w:rPrChange>
        </w:rPr>
        <w:t xml:space="preserve">41. </w:t>
      </w:r>
      <w:r w:rsidRPr="00CA2ABD">
        <w:rPr>
          <w:rFonts w:ascii="Arial" w:hAnsi="Arial" w:cs="Arial"/>
          <w:sz w:val="22"/>
          <w:szCs w:val="22"/>
          <w:rPrChange w:id="285" w:author="Tim Monko" w:date="2023-07-19T07:00:00Z">
            <w:rPr/>
          </w:rPrChange>
        </w:rPr>
        <w:tab/>
        <w:t xml:space="preserve">Reh RK, Dias BG, Nelson CA, Kaufer D, Werker JF, Kolb B, Levine JD, Hensch TK. Critical period regulation across multiple timescales. Proc Natl Acad Sci USA </w:t>
      </w:r>
      <w:proofErr w:type="gramStart"/>
      <w:r w:rsidRPr="00CA2ABD">
        <w:rPr>
          <w:rFonts w:ascii="Arial" w:hAnsi="Arial" w:cs="Arial"/>
          <w:sz w:val="22"/>
          <w:szCs w:val="22"/>
          <w:rPrChange w:id="286" w:author="Tim Monko" w:date="2023-07-19T07:00:00Z">
            <w:rPr/>
          </w:rPrChange>
        </w:rPr>
        <w:t>2020;117:23242</w:t>
      </w:r>
      <w:proofErr w:type="gramEnd"/>
      <w:r w:rsidRPr="00CA2ABD">
        <w:rPr>
          <w:rFonts w:ascii="Arial" w:hAnsi="Arial" w:cs="Arial"/>
          <w:sz w:val="22"/>
          <w:szCs w:val="22"/>
          <w:rPrChange w:id="287" w:author="Tim Monko" w:date="2023-07-19T07:00:00Z">
            <w:rPr/>
          </w:rPrChange>
        </w:rPr>
        <w:t xml:space="preserve">–51. </w:t>
      </w:r>
    </w:p>
    <w:p w14:paraId="2B5E4977" w14:textId="77777777" w:rsidR="001E18A1" w:rsidRPr="00CA2ABD" w:rsidRDefault="001E18A1" w:rsidP="001E18A1">
      <w:pPr>
        <w:pStyle w:val="Bibliography"/>
        <w:rPr>
          <w:rFonts w:ascii="Arial" w:hAnsi="Arial" w:cs="Arial"/>
          <w:sz w:val="22"/>
          <w:szCs w:val="22"/>
          <w:rPrChange w:id="288" w:author="Tim Monko" w:date="2023-07-19T07:00:00Z">
            <w:rPr/>
          </w:rPrChange>
        </w:rPr>
      </w:pPr>
      <w:r w:rsidRPr="00CA2ABD">
        <w:rPr>
          <w:rFonts w:ascii="Arial" w:hAnsi="Arial" w:cs="Arial"/>
          <w:sz w:val="22"/>
          <w:szCs w:val="22"/>
          <w:rPrChange w:id="289" w:author="Tim Monko" w:date="2023-07-19T07:00:00Z">
            <w:rPr/>
          </w:rPrChange>
        </w:rPr>
        <w:t xml:space="preserve">42. </w:t>
      </w:r>
      <w:r w:rsidRPr="00CA2ABD">
        <w:rPr>
          <w:rFonts w:ascii="Arial" w:hAnsi="Arial" w:cs="Arial"/>
          <w:sz w:val="22"/>
          <w:szCs w:val="22"/>
          <w:rPrChange w:id="290" w:author="Tim Monko" w:date="2023-07-19T07:00:00Z">
            <w:rPr/>
          </w:rPrChange>
        </w:rPr>
        <w:tab/>
        <w:t xml:space="preserve">Gluckman PD, Hanson MA, Pinal C. The developmental origins of adult disease. Maternal and Child Nutrition </w:t>
      </w:r>
      <w:proofErr w:type="gramStart"/>
      <w:r w:rsidRPr="00CA2ABD">
        <w:rPr>
          <w:rFonts w:ascii="Arial" w:hAnsi="Arial" w:cs="Arial"/>
          <w:sz w:val="22"/>
          <w:szCs w:val="22"/>
          <w:rPrChange w:id="291" w:author="Tim Monko" w:date="2023-07-19T07:00:00Z">
            <w:rPr/>
          </w:rPrChange>
        </w:rPr>
        <w:t>2005;1:130</w:t>
      </w:r>
      <w:proofErr w:type="gramEnd"/>
      <w:r w:rsidRPr="00CA2ABD">
        <w:rPr>
          <w:rFonts w:ascii="Arial" w:hAnsi="Arial" w:cs="Arial"/>
          <w:sz w:val="22"/>
          <w:szCs w:val="22"/>
          <w:rPrChange w:id="292" w:author="Tim Monko" w:date="2023-07-19T07:00:00Z">
            <w:rPr/>
          </w:rPrChange>
        </w:rPr>
        <w:t xml:space="preserve">–41. </w:t>
      </w:r>
    </w:p>
    <w:p w14:paraId="5B351413" w14:textId="77777777" w:rsidR="001E18A1" w:rsidRPr="00CA2ABD" w:rsidRDefault="001E18A1" w:rsidP="001E18A1">
      <w:pPr>
        <w:pStyle w:val="Bibliography"/>
        <w:rPr>
          <w:rFonts w:ascii="Arial" w:hAnsi="Arial" w:cs="Arial"/>
          <w:sz w:val="22"/>
          <w:szCs w:val="22"/>
          <w:rPrChange w:id="293" w:author="Tim Monko" w:date="2023-07-19T07:00:00Z">
            <w:rPr/>
          </w:rPrChange>
        </w:rPr>
      </w:pPr>
      <w:r w:rsidRPr="00CA2ABD">
        <w:rPr>
          <w:rFonts w:ascii="Arial" w:hAnsi="Arial" w:cs="Arial"/>
          <w:sz w:val="22"/>
          <w:szCs w:val="22"/>
          <w:rPrChange w:id="294" w:author="Tim Monko" w:date="2023-07-19T07:00:00Z">
            <w:rPr/>
          </w:rPrChange>
        </w:rPr>
        <w:t xml:space="preserve">43. </w:t>
      </w:r>
      <w:r w:rsidRPr="00CA2ABD">
        <w:rPr>
          <w:rFonts w:ascii="Arial" w:hAnsi="Arial" w:cs="Arial"/>
          <w:sz w:val="22"/>
          <w:szCs w:val="22"/>
          <w:rPrChange w:id="295" w:author="Tim Monko" w:date="2023-07-19T07:00:00Z">
            <w:rPr/>
          </w:rPrChange>
        </w:rPr>
        <w:tab/>
        <w:t xml:space="preserve">Bianco-Miotto T, Craig JM, Gasser YP, van Dijk SJ, Ozanne SE. Epigenetics and DOHaD: from basics to birth and beyond. J Dev Orig Health Dis </w:t>
      </w:r>
      <w:proofErr w:type="gramStart"/>
      <w:r w:rsidRPr="00CA2ABD">
        <w:rPr>
          <w:rFonts w:ascii="Arial" w:hAnsi="Arial" w:cs="Arial"/>
          <w:sz w:val="22"/>
          <w:szCs w:val="22"/>
          <w:rPrChange w:id="296" w:author="Tim Monko" w:date="2023-07-19T07:00:00Z">
            <w:rPr/>
          </w:rPrChange>
        </w:rPr>
        <w:t>2017;8:513</w:t>
      </w:r>
      <w:proofErr w:type="gramEnd"/>
      <w:r w:rsidRPr="00CA2ABD">
        <w:rPr>
          <w:rFonts w:ascii="Arial" w:hAnsi="Arial" w:cs="Arial"/>
          <w:sz w:val="22"/>
          <w:szCs w:val="22"/>
          <w:rPrChange w:id="297" w:author="Tim Monko" w:date="2023-07-19T07:00:00Z">
            <w:rPr/>
          </w:rPrChange>
        </w:rPr>
        <w:t xml:space="preserve">–9. </w:t>
      </w:r>
    </w:p>
    <w:p w14:paraId="1E4FFF6F" w14:textId="77777777" w:rsidR="001E18A1" w:rsidRPr="00CA2ABD" w:rsidRDefault="001E18A1" w:rsidP="001E18A1">
      <w:pPr>
        <w:pStyle w:val="Bibliography"/>
        <w:rPr>
          <w:rFonts w:ascii="Arial" w:hAnsi="Arial" w:cs="Arial"/>
          <w:sz w:val="22"/>
          <w:szCs w:val="22"/>
          <w:rPrChange w:id="298" w:author="Tim Monko" w:date="2023-07-19T07:00:00Z">
            <w:rPr/>
          </w:rPrChange>
        </w:rPr>
      </w:pPr>
      <w:r w:rsidRPr="00CA2ABD">
        <w:rPr>
          <w:rFonts w:ascii="Arial" w:hAnsi="Arial" w:cs="Arial"/>
          <w:sz w:val="22"/>
          <w:szCs w:val="22"/>
          <w:rPrChange w:id="299" w:author="Tim Monko" w:date="2023-07-19T07:00:00Z">
            <w:rPr/>
          </w:rPrChange>
        </w:rPr>
        <w:t xml:space="preserve">44. </w:t>
      </w:r>
      <w:r w:rsidRPr="00CA2ABD">
        <w:rPr>
          <w:rFonts w:ascii="Arial" w:hAnsi="Arial" w:cs="Arial"/>
          <w:sz w:val="22"/>
          <w:szCs w:val="22"/>
          <w:rPrChange w:id="300" w:author="Tim Monko" w:date="2023-07-19T07:00:00Z">
            <w:rPr/>
          </w:rPrChange>
        </w:rPr>
        <w:tab/>
        <w:t xml:space="preserve">Klose RJ, Kallin EM, Zhang Y. JmjC-domain-containing proteins and histone demethylation. Nat Rev Genet Nature Publishing Group; </w:t>
      </w:r>
      <w:proofErr w:type="gramStart"/>
      <w:r w:rsidRPr="00CA2ABD">
        <w:rPr>
          <w:rFonts w:ascii="Arial" w:hAnsi="Arial" w:cs="Arial"/>
          <w:sz w:val="22"/>
          <w:szCs w:val="22"/>
          <w:rPrChange w:id="301" w:author="Tim Monko" w:date="2023-07-19T07:00:00Z">
            <w:rPr/>
          </w:rPrChange>
        </w:rPr>
        <w:t>2006;7:715</w:t>
      </w:r>
      <w:proofErr w:type="gramEnd"/>
      <w:r w:rsidRPr="00CA2ABD">
        <w:rPr>
          <w:rFonts w:ascii="Arial" w:hAnsi="Arial" w:cs="Arial"/>
          <w:sz w:val="22"/>
          <w:szCs w:val="22"/>
          <w:rPrChange w:id="302" w:author="Tim Monko" w:date="2023-07-19T07:00:00Z">
            <w:rPr/>
          </w:rPrChange>
        </w:rPr>
        <w:t xml:space="preserve">–27. </w:t>
      </w:r>
    </w:p>
    <w:p w14:paraId="7E0719B1" w14:textId="77777777" w:rsidR="001E18A1" w:rsidRPr="00CA2ABD" w:rsidRDefault="001E18A1" w:rsidP="001E18A1">
      <w:pPr>
        <w:pStyle w:val="Bibliography"/>
        <w:rPr>
          <w:rFonts w:ascii="Arial" w:hAnsi="Arial" w:cs="Arial"/>
          <w:sz w:val="22"/>
          <w:szCs w:val="22"/>
          <w:rPrChange w:id="303" w:author="Tim Monko" w:date="2023-07-19T07:00:00Z">
            <w:rPr/>
          </w:rPrChange>
        </w:rPr>
      </w:pPr>
      <w:r w:rsidRPr="00CA2ABD">
        <w:rPr>
          <w:rFonts w:ascii="Arial" w:hAnsi="Arial" w:cs="Arial"/>
          <w:sz w:val="22"/>
          <w:szCs w:val="22"/>
          <w:rPrChange w:id="304" w:author="Tim Monko" w:date="2023-07-19T07:00:00Z">
            <w:rPr/>
          </w:rPrChange>
        </w:rPr>
        <w:t xml:space="preserve">45. </w:t>
      </w:r>
      <w:r w:rsidRPr="00CA2ABD">
        <w:rPr>
          <w:rFonts w:ascii="Arial" w:hAnsi="Arial" w:cs="Arial"/>
          <w:sz w:val="22"/>
          <w:szCs w:val="22"/>
          <w:rPrChange w:id="305" w:author="Tim Monko" w:date="2023-07-19T07:00:00Z">
            <w:rPr/>
          </w:rPrChange>
        </w:rPr>
        <w:tab/>
        <w:t xml:space="preserve">Cloos PAC, Christensen J, Agger K, Helin K. Erasing the methyl mark: histone demethylases at the center of cellular differentiation and disease. Genes Dev </w:t>
      </w:r>
      <w:proofErr w:type="gramStart"/>
      <w:r w:rsidRPr="00CA2ABD">
        <w:rPr>
          <w:rFonts w:ascii="Arial" w:hAnsi="Arial" w:cs="Arial"/>
          <w:sz w:val="22"/>
          <w:szCs w:val="22"/>
          <w:rPrChange w:id="306" w:author="Tim Monko" w:date="2023-07-19T07:00:00Z">
            <w:rPr/>
          </w:rPrChange>
        </w:rPr>
        <w:t>2008;22:1115</w:t>
      </w:r>
      <w:proofErr w:type="gramEnd"/>
      <w:r w:rsidRPr="00CA2ABD">
        <w:rPr>
          <w:rFonts w:ascii="Arial" w:hAnsi="Arial" w:cs="Arial"/>
          <w:sz w:val="22"/>
          <w:szCs w:val="22"/>
          <w:rPrChange w:id="307" w:author="Tim Monko" w:date="2023-07-19T07:00:00Z">
            <w:rPr/>
          </w:rPrChange>
        </w:rPr>
        <w:t xml:space="preserve">–40. </w:t>
      </w:r>
    </w:p>
    <w:p w14:paraId="7171895E" w14:textId="77777777" w:rsidR="001E18A1" w:rsidRPr="00CA2ABD" w:rsidRDefault="001E18A1" w:rsidP="001E18A1">
      <w:pPr>
        <w:pStyle w:val="Bibliography"/>
        <w:rPr>
          <w:rFonts w:ascii="Arial" w:hAnsi="Arial" w:cs="Arial"/>
          <w:sz w:val="22"/>
          <w:szCs w:val="22"/>
          <w:rPrChange w:id="308" w:author="Tim Monko" w:date="2023-07-19T07:00:00Z">
            <w:rPr/>
          </w:rPrChange>
        </w:rPr>
      </w:pPr>
      <w:r w:rsidRPr="00CA2ABD">
        <w:rPr>
          <w:rFonts w:ascii="Arial" w:hAnsi="Arial" w:cs="Arial"/>
          <w:sz w:val="22"/>
          <w:szCs w:val="22"/>
          <w:rPrChange w:id="309" w:author="Tim Monko" w:date="2023-07-19T07:00:00Z">
            <w:rPr/>
          </w:rPrChange>
        </w:rPr>
        <w:t xml:space="preserve">46. </w:t>
      </w:r>
      <w:r w:rsidRPr="00CA2ABD">
        <w:rPr>
          <w:rFonts w:ascii="Arial" w:hAnsi="Arial" w:cs="Arial"/>
          <w:sz w:val="22"/>
          <w:szCs w:val="22"/>
          <w:rPrChange w:id="310" w:author="Tim Monko" w:date="2023-07-19T07:00:00Z">
            <w:rPr/>
          </w:rPrChange>
        </w:rPr>
        <w:tab/>
        <w:t xml:space="preserve">Liu L, Kim H, Casta A, Kobayashi Y, Shapiro LS, Christiano AM. Hairless is a histone H3K9 demethylase. FASEB j </w:t>
      </w:r>
      <w:proofErr w:type="gramStart"/>
      <w:r w:rsidRPr="00CA2ABD">
        <w:rPr>
          <w:rFonts w:ascii="Arial" w:hAnsi="Arial" w:cs="Arial"/>
          <w:sz w:val="22"/>
          <w:szCs w:val="22"/>
          <w:rPrChange w:id="311" w:author="Tim Monko" w:date="2023-07-19T07:00:00Z">
            <w:rPr/>
          </w:rPrChange>
        </w:rPr>
        <w:t>2014;28:1534</w:t>
      </w:r>
      <w:proofErr w:type="gramEnd"/>
      <w:r w:rsidRPr="00CA2ABD">
        <w:rPr>
          <w:rFonts w:ascii="Arial" w:hAnsi="Arial" w:cs="Arial"/>
          <w:sz w:val="22"/>
          <w:szCs w:val="22"/>
          <w:rPrChange w:id="312" w:author="Tim Monko" w:date="2023-07-19T07:00:00Z">
            <w:rPr/>
          </w:rPrChange>
        </w:rPr>
        <w:t xml:space="preserve">–42. </w:t>
      </w:r>
    </w:p>
    <w:p w14:paraId="2BAFD4E9" w14:textId="77777777" w:rsidR="001E18A1" w:rsidRPr="00CA2ABD" w:rsidRDefault="001E18A1" w:rsidP="001E18A1">
      <w:pPr>
        <w:pStyle w:val="Bibliography"/>
        <w:rPr>
          <w:rFonts w:ascii="Arial" w:hAnsi="Arial" w:cs="Arial"/>
          <w:sz w:val="22"/>
          <w:szCs w:val="22"/>
          <w:rPrChange w:id="313" w:author="Tim Monko" w:date="2023-07-19T07:00:00Z">
            <w:rPr/>
          </w:rPrChange>
        </w:rPr>
      </w:pPr>
      <w:r w:rsidRPr="00CA2ABD">
        <w:rPr>
          <w:rFonts w:ascii="Arial" w:hAnsi="Arial" w:cs="Arial"/>
          <w:sz w:val="22"/>
          <w:szCs w:val="22"/>
          <w:rPrChange w:id="314" w:author="Tim Monko" w:date="2023-07-19T07:00:00Z">
            <w:rPr/>
          </w:rPrChange>
        </w:rPr>
        <w:t xml:space="preserve">47. </w:t>
      </w:r>
      <w:r w:rsidRPr="00CA2ABD">
        <w:rPr>
          <w:rFonts w:ascii="Arial" w:hAnsi="Arial" w:cs="Arial"/>
          <w:sz w:val="22"/>
          <w:szCs w:val="22"/>
          <w:rPrChange w:id="315" w:author="Tim Monko" w:date="2023-07-19T07:00:00Z">
            <w:rPr/>
          </w:rPrChange>
        </w:rPr>
        <w:tab/>
        <w:t xml:space="preserve">Potter GB, Zarach JM, Sisk JM, Thompson CC. The Thyroid Hormone-Regulated Corepressor Hairless Associates with Histone Deacetylases in Neonatal Rat Brain. Molecular Endocrinology </w:t>
      </w:r>
      <w:proofErr w:type="gramStart"/>
      <w:r w:rsidRPr="00CA2ABD">
        <w:rPr>
          <w:rFonts w:ascii="Arial" w:hAnsi="Arial" w:cs="Arial"/>
          <w:sz w:val="22"/>
          <w:szCs w:val="22"/>
          <w:rPrChange w:id="316" w:author="Tim Monko" w:date="2023-07-19T07:00:00Z">
            <w:rPr/>
          </w:rPrChange>
        </w:rPr>
        <w:t>2002;16:2547</w:t>
      </w:r>
      <w:proofErr w:type="gramEnd"/>
      <w:r w:rsidRPr="00CA2ABD">
        <w:rPr>
          <w:rFonts w:ascii="Arial" w:hAnsi="Arial" w:cs="Arial"/>
          <w:sz w:val="22"/>
          <w:szCs w:val="22"/>
          <w:rPrChange w:id="317" w:author="Tim Monko" w:date="2023-07-19T07:00:00Z">
            <w:rPr/>
          </w:rPrChange>
        </w:rPr>
        <w:t xml:space="preserve">–60. </w:t>
      </w:r>
    </w:p>
    <w:p w14:paraId="1387A891" w14:textId="77777777" w:rsidR="001E18A1" w:rsidRPr="00CA2ABD" w:rsidRDefault="001E18A1" w:rsidP="001E18A1">
      <w:pPr>
        <w:pStyle w:val="Bibliography"/>
        <w:rPr>
          <w:rFonts w:ascii="Arial" w:hAnsi="Arial" w:cs="Arial"/>
          <w:sz w:val="22"/>
          <w:szCs w:val="22"/>
          <w:rPrChange w:id="318" w:author="Tim Monko" w:date="2023-07-19T07:00:00Z">
            <w:rPr/>
          </w:rPrChange>
        </w:rPr>
      </w:pPr>
      <w:r w:rsidRPr="00CA2ABD">
        <w:rPr>
          <w:rFonts w:ascii="Arial" w:hAnsi="Arial" w:cs="Arial"/>
          <w:sz w:val="22"/>
          <w:szCs w:val="22"/>
          <w:rPrChange w:id="319" w:author="Tim Monko" w:date="2023-07-19T07:00:00Z">
            <w:rPr/>
          </w:rPrChange>
        </w:rPr>
        <w:t xml:space="preserve">48. </w:t>
      </w:r>
      <w:r w:rsidRPr="00CA2ABD">
        <w:rPr>
          <w:rFonts w:ascii="Arial" w:hAnsi="Arial" w:cs="Arial"/>
          <w:sz w:val="22"/>
          <w:szCs w:val="22"/>
          <w:rPrChange w:id="320" w:author="Tim Monko" w:date="2023-07-19T07:00:00Z">
            <w:rPr/>
          </w:rPrChange>
        </w:rPr>
        <w:tab/>
        <w:t xml:space="preserve">Lee JW, Choi HS, Gyuris J, Brent R, Moore DD. Two classes of proteins dependent on either the presence or absence of thyroid hormone for interaction with the thyroid hormone receptor. Mol Endocrinol </w:t>
      </w:r>
      <w:proofErr w:type="gramStart"/>
      <w:r w:rsidRPr="00CA2ABD">
        <w:rPr>
          <w:rFonts w:ascii="Arial" w:hAnsi="Arial" w:cs="Arial"/>
          <w:sz w:val="22"/>
          <w:szCs w:val="22"/>
          <w:rPrChange w:id="321" w:author="Tim Monko" w:date="2023-07-19T07:00:00Z">
            <w:rPr/>
          </w:rPrChange>
        </w:rPr>
        <w:t>1995;9:243</w:t>
      </w:r>
      <w:proofErr w:type="gramEnd"/>
      <w:r w:rsidRPr="00CA2ABD">
        <w:rPr>
          <w:rFonts w:ascii="Arial" w:hAnsi="Arial" w:cs="Arial"/>
          <w:sz w:val="22"/>
          <w:szCs w:val="22"/>
          <w:rPrChange w:id="322" w:author="Tim Monko" w:date="2023-07-19T07:00:00Z">
            <w:rPr/>
          </w:rPrChange>
        </w:rPr>
        <w:t xml:space="preserve">–54. </w:t>
      </w:r>
    </w:p>
    <w:p w14:paraId="565A85CF" w14:textId="77777777" w:rsidR="001E18A1" w:rsidRPr="00CA2ABD" w:rsidRDefault="001E18A1" w:rsidP="001E18A1">
      <w:pPr>
        <w:pStyle w:val="Bibliography"/>
        <w:rPr>
          <w:rFonts w:ascii="Arial" w:hAnsi="Arial" w:cs="Arial"/>
          <w:sz w:val="22"/>
          <w:szCs w:val="22"/>
          <w:rPrChange w:id="323" w:author="Tim Monko" w:date="2023-07-19T07:00:00Z">
            <w:rPr/>
          </w:rPrChange>
        </w:rPr>
      </w:pPr>
      <w:r w:rsidRPr="00CA2ABD">
        <w:rPr>
          <w:rFonts w:ascii="Arial" w:hAnsi="Arial" w:cs="Arial"/>
          <w:sz w:val="22"/>
          <w:szCs w:val="22"/>
          <w:rPrChange w:id="324" w:author="Tim Monko" w:date="2023-07-19T07:00:00Z">
            <w:rPr/>
          </w:rPrChange>
        </w:rPr>
        <w:t xml:space="preserve">49. </w:t>
      </w:r>
      <w:r w:rsidRPr="00CA2ABD">
        <w:rPr>
          <w:rFonts w:ascii="Arial" w:hAnsi="Arial" w:cs="Arial"/>
          <w:sz w:val="22"/>
          <w:szCs w:val="22"/>
          <w:rPrChange w:id="325" w:author="Tim Monko" w:date="2023-07-19T07:00:00Z">
            <w:rPr/>
          </w:rPrChange>
        </w:rPr>
        <w:tab/>
        <w:t xml:space="preserve">Sáez MA, Fernández-Rodríguez J, Moutinho C, Sanchez-Mut JV, Gomez A, Vidal E, Petazzi P, Szczesna K, Lopez-Serra P, Lucariello M, et al. Mutations in JMJD1C are involved in Rett syndrome and intellectual disability. Genet Med </w:t>
      </w:r>
      <w:proofErr w:type="gramStart"/>
      <w:r w:rsidRPr="00CA2ABD">
        <w:rPr>
          <w:rFonts w:ascii="Arial" w:hAnsi="Arial" w:cs="Arial"/>
          <w:sz w:val="22"/>
          <w:szCs w:val="22"/>
          <w:rPrChange w:id="326" w:author="Tim Monko" w:date="2023-07-19T07:00:00Z">
            <w:rPr/>
          </w:rPrChange>
        </w:rPr>
        <w:t>2016;18:378</w:t>
      </w:r>
      <w:proofErr w:type="gramEnd"/>
      <w:r w:rsidRPr="00CA2ABD">
        <w:rPr>
          <w:rFonts w:ascii="Arial" w:hAnsi="Arial" w:cs="Arial"/>
          <w:sz w:val="22"/>
          <w:szCs w:val="22"/>
          <w:rPrChange w:id="327" w:author="Tim Monko" w:date="2023-07-19T07:00:00Z">
            <w:rPr/>
          </w:rPrChange>
        </w:rPr>
        <w:t xml:space="preserve">–85. </w:t>
      </w:r>
    </w:p>
    <w:p w14:paraId="69CC4CCF" w14:textId="77777777" w:rsidR="001E18A1" w:rsidRPr="00CA2ABD" w:rsidRDefault="001E18A1" w:rsidP="001E18A1">
      <w:pPr>
        <w:pStyle w:val="Bibliography"/>
        <w:rPr>
          <w:rFonts w:ascii="Arial" w:hAnsi="Arial" w:cs="Arial"/>
          <w:sz w:val="22"/>
          <w:szCs w:val="22"/>
          <w:rPrChange w:id="328" w:author="Tim Monko" w:date="2023-07-19T07:00:00Z">
            <w:rPr/>
          </w:rPrChange>
        </w:rPr>
      </w:pPr>
      <w:r w:rsidRPr="00CA2ABD">
        <w:rPr>
          <w:rFonts w:ascii="Arial" w:hAnsi="Arial" w:cs="Arial"/>
          <w:sz w:val="22"/>
          <w:szCs w:val="22"/>
          <w:rPrChange w:id="329" w:author="Tim Monko" w:date="2023-07-19T07:00:00Z">
            <w:rPr/>
          </w:rPrChange>
        </w:rPr>
        <w:t xml:space="preserve">50. </w:t>
      </w:r>
      <w:r w:rsidRPr="00CA2ABD">
        <w:rPr>
          <w:rFonts w:ascii="Arial" w:hAnsi="Arial" w:cs="Arial"/>
          <w:sz w:val="22"/>
          <w:szCs w:val="22"/>
          <w:rPrChange w:id="330" w:author="Tim Monko" w:date="2023-07-19T07:00:00Z">
            <w:rPr/>
          </w:rPrChange>
        </w:rPr>
        <w:tab/>
        <w:t xml:space="preserve">Wolf SS, Patchev VK, Obendorf M. A novel variant of the putative demethylase gene, s-JMJD1C, is a coactivator of the AR. Archives of Biochemistry and Biophysics 2007;460:56–66. </w:t>
      </w:r>
    </w:p>
    <w:p w14:paraId="5DAB8FA4" w14:textId="77777777" w:rsidR="001E18A1" w:rsidRPr="00CA2ABD" w:rsidRDefault="001E18A1" w:rsidP="001E18A1">
      <w:pPr>
        <w:pStyle w:val="Bibliography"/>
        <w:rPr>
          <w:rFonts w:ascii="Arial" w:hAnsi="Arial" w:cs="Arial"/>
          <w:sz w:val="22"/>
          <w:szCs w:val="22"/>
          <w:rPrChange w:id="331" w:author="Tim Monko" w:date="2023-07-19T07:00:00Z">
            <w:rPr/>
          </w:rPrChange>
        </w:rPr>
      </w:pPr>
      <w:r w:rsidRPr="00CA2ABD">
        <w:rPr>
          <w:rFonts w:ascii="Arial" w:hAnsi="Arial" w:cs="Arial"/>
          <w:sz w:val="22"/>
          <w:szCs w:val="22"/>
          <w:rPrChange w:id="332" w:author="Tim Monko" w:date="2023-07-19T07:00:00Z">
            <w:rPr/>
          </w:rPrChange>
        </w:rPr>
        <w:t xml:space="preserve">51. </w:t>
      </w:r>
      <w:r w:rsidRPr="00CA2ABD">
        <w:rPr>
          <w:rFonts w:ascii="Arial" w:hAnsi="Arial" w:cs="Arial"/>
          <w:sz w:val="22"/>
          <w:szCs w:val="22"/>
          <w:rPrChange w:id="333" w:author="Tim Monko" w:date="2023-07-19T07:00:00Z">
            <w:rPr/>
          </w:rPrChange>
        </w:rPr>
        <w:tab/>
        <w:t>Raj S, Kyono Y, Sifuentes CJ, Arellanes-Licea E del C, Subramani A, Denver RJ. Thyroid Hormone Induces DNA Demethylation in Xenopus Tadpole Brain. Endocrinology 2020;</w:t>
      </w:r>
      <w:proofErr w:type="gramStart"/>
      <w:r w:rsidRPr="00CA2ABD">
        <w:rPr>
          <w:rFonts w:ascii="Arial" w:hAnsi="Arial" w:cs="Arial"/>
          <w:sz w:val="22"/>
          <w:szCs w:val="22"/>
          <w:rPrChange w:id="334" w:author="Tim Monko" w:date="2023-07-19T07:00:00Z">
            <w:rPr/>
          </w:rPrChange>
        </w:rPr>
        <w:t>161:bqaa</w:t>
      </w:r>
      <w:proofErr w:type="gramEnd"/>
      <w:r w:rsidRPr="00CA2ABD">
        <w:rPr>
          <w:rFonts w:ascii="Arial" w:hAnsi="Arial" w:cs="Arial"/>
          <w:sz w:val="22"/>
          <w:szCs w:val="22"/>
          <w:rPrChange w:id="335" w:author="Tim Monko" w:date="2023-07-19T07:00:00Z">
            <w:rPr/>
          </w:rPrChange>
        </w:rPr>
        <w:t xml:space="preserve">155. </w:t>
      </w:r>
    </w:p>
    <w:p w14:paraId="19B27CBE" w14:textId="77777777" w:rsidR="001E18A1" w:rsidRPr="00CA2ABD" w:rsidRDefault="001E18A1" w:rsidP="001E18A1">
      <w:pPr>
        <w:pStyle w:val="Bibliography"/>
        <w:rPr>
          <w:rFonts w:ascii="Arial" w:hAnsi="Arial" w:cs="Arial"/>
          <w:sz w:val="22"/>
          <w:szCs w:val="22"/>
          <w:rPrChange w:id="336" w:author="Tim Monko" w:date="2023-07-19T07:00:00Z">
            <w:rPr/>
          </w:rPrChange>
        </w:rPr>
      </w:pPr>
      <w:r w:rsidRPr="00CA2ABD">
        <w:rPr>
          <w:rFonts w:ascii="Arial" w:hAnsi="Arial" w:cs="Arial"/>
          <w:sz w:val="22"/>
          <w:szCs w:val="22"/>
          <w:rPrChange w:id="337" w:author="Tim Monko" w:date="2023-07-19T07:00:00Z">
            <w:rPr/>
          </w:rPrChange>
        </w:rPr>
        <w:t xml:space="preserve">52. </w:t>
      </w:r>
      <w:r w:rsidRPr="00CA2ABD">
        <w:rPr>
          <w:rFonts w:ascii="Arial" w:hAnsi="Arial" w:cs="Arial"/>
          <w:sz w:val="22"/>
          <w:szCs w:val="22"/>
          <w:rPrChange w:id="338" w:author="Tim Monko" w:date="2023-07-19T07:00:00Z">
            <w:rPr/>
          </w:rPrChange>
        </w:rPr>
        <w:tab/>
        <w:t xml:space="preserve">Guan W, Guyot R, Samarut J, Flamant F, Wong J, Gauthier KC. Methylcytosine dioxygenase TET3 interacts with thyroid hormone nuclear receptors and stabilizes their association to chromatin. Proc Natl Acad Sci U S A </w:t>
      </w:r>
      <w:proofErr w:type="gramStart"/>
      <w:r w:rsidRPr="00CA2ABD">
        <w:rPr>
          <w:rFonts w:ascii="Arial" w:hAnsi="Arial" w:cs="Arial"/>
          <w:sz w:val="22"/>
          <w:szCs w:val="22"/>
          <w:rPrChange w:id="339" w:author="Tim Monko" w:date="2023-07-19T07:00:00Z">
            <w:rPr/>
          </w:rPrChange>
        </w:rPr>
        <w:t>2017;114:8229</w:t>
      </w:r>
      <w:proofErr w:type="gramEnd"/>
      <w:r w:rsidRPr="00CA2ABD">
        <w:rPr>
          <w:rFonts w:ascii="Arial" w:hAnsi="Arial" w:cs="Arial"/>
          <w:sz w:val="22"/>
          <w:szCs w:val="22"/>
          <w:rPrChange w:id="340" w:author="Tim Monko" w:date="2023-07-19T07:00:00Z">
            <w:rPr/>
          </w:rPrChange>
        </w:rPr>
        <w:t xml:space="preserve">–34. </w:t>
      </w:r>
    </w:p>
    <w:p w14:paraId="6F6849A8" w14:textId="77777777" w:rsidR="001E18A1" w:rsidRPr="00CA2ABD" w:rsidRDefault="001E18A1" w:rsidP="001E18A1">
      <w:pPr>
        <w:pStyle w:val="Bibliography"/>
        <w:rPr>
          <w:rFonts w:ascii="Arial" w:hAnsi="Arial" w:cs="Arial"/>
          <w:sz w:val="22"/>
          <w:szCs w:val="22"/>
          <w:rPrChange w:id="341" w:author="Tim Monko" w:date="2023-07-19T07:00:00Z">
            <w:rPr/>
          </w:rPrChange>
        </w:rPr>
      </w:pPr>
      <w:r w:rsidRPr="00CA2ABD">
        <w:rPr>
          <w:rFonts w:ascii="Arial" w:hAnsi="Arial" w:cs="Arial"/>
          <w:sz w:val="22"/>
          <w:szCs w:val="22"/>
          <w:rPrChange w:id="342" w:author="Tim Monko" w:date="2023-07-19T07:00:00Z">
            <w:rPr/>
          </w:rPrChange>
        </w:rPr>
        <w:t xml:space="preserve">53. </w:t>
      </w:r>
      <w:r w:rsidRPr="00CA2ABD">
        <w:rPr>
          <w:rFonts w:ascii="Arial" w:hAnsi="Arial" w:cs="Arial"/>
          <w:sz w:val="22"/>
          <w:szCs w:val="22"/>
          <w:rPrChange w:id="343" w:author="Tim Monko" w:date="2023-07-19T07:00:00Z">
            <w:rPr/>
          </w:rPrChange>
        </w:rPr>
        <w:tab/>
        <w:t xml:space="preserve">Visser WE, Friesema ECH, Jansen J, Visser TJ. Thyroid hormone transport in and out of cells. Trends Endocrinol Metab </w:t>
      </w:r>
      <w:proofErr w:type="gramStart"/>
      <w:r w:rsidRPr="00CA2ABD">
        <w:rPr>
          <w:rFonts w:ascii="Arial" w:hAnsi="Arial" w:cs="Arial"/>
          <w:sz w:val="22"/>
          <w:szCs w:val="22"/>
          <w:rPrChange w:id="344" w:author="Tim Monko" w:date="2023-07-19T07:00:00Z">
            <w:rPr/>
          </w:rPrChange>
        </w:rPr>
        <w:t>2008;19:50</w:t>
      </w:r>
      <w:proofErr w:type="gramEnd"/>
      <w:r w:rsidRPr="00CA2ABD">
        <w:rPr>
          <w:rFonts w:ascii="Arial" w:hAnsi="Arial" w:cs="Arial"/>
          <w:sz w:val="22"/>
          <w:szCs w:val="22"/>
          <w:rPrChange w:id="345" w:author="Tim Monko" w:date="2023-07-19T07:00:00Z">
            <w:rPr/>
          </w:rPrChange>
        </w:rPr>
        <w:t xml:space="preserve">–6. </w:t>
      </w:r>
    </w:p>
    <w:p w14:paraId="0EDE9A8F" w14:textId="77777777" w:rsidR="001E18A1" w:rsidRPr="00CA2ABD" w:rsidRDefault="001E18A1" w:rsidP="001E18A1">
      <w:pPr>
        <w:pStyle w:val="Bibliography"/>
        <w:rPr>
          <w:rFonts w:ascii="Arial" w:hAnsi="Arial" w:cs="Arial"/>
          <w:sz w:val="22"/>
          <w:szCs w:val="22"/>
          <w:rPrChange w:id="346" w:author="Tim Monko" w:date="2023-07-19T07:00:00Z">
            <w:rPr/>
          </w:rPrChange>
        </w:rPr>
      </w:pPr>
      <w:r w:rsidRPr="00CA2ABD">
        <w:rPr>
          <w:rFonts w:ascii="Arial" w:hAnsi="Arial" w:cs="Arial"/>
          <w:sz w:val="22"/>
          <w:szCs w:val="22"/>
          <w:rPrChange w:id="347" w:author="Tim Monko" w:date="2023-07-19T07:00:00Z">
            <w:rPr/>
          </w:rPrChange>
        </w:rPr>
        <w:lastRenderedPageBreak/>
        <w:t xml:space="preserve">54. </w:t>
      </w:r>
      <w:r w:rsidRPr="00CA2ABD">
        <w:rPr>
          <w:rFonts w:ascii="Arial" w:hAnsi="Arial" w:cs="Arial"/>
          <w:sz w:val="22"/>
          <w:szCs w:val="22"/>
          <w:rPrChange w:id="348" w:author="Tim Monko" w:date="2023-07-19T07:00:00Z">
            <w:rPr/>
          </w:rPrChange>
        </w:rPr>
        <w:tab/>
        <w:t xml:space="preserve">van Mullem AA, van Gucht ALM, Visser WE, Meima ME, Peeters RP, Visser TJ. Effects of thyroid hormone transporters MCT8 and MCT10 on nuclear activity of T3. Mol Cell Endocrinol </w:t>
      </w:r>
      <w:proofErr w:type="gramStart"/>
      <w:r w:rsidRPr="00CA2ABD">
        <w:rPr>
          <w:rFonts w:ascii="Arial" w:hAnsi="Arial" w:cs="Arial"/>
          <w:sz w:val="22"/>
          <w:szCs w:val="22"/>
          <w:rPrChange w:id="349" w:author="Tim Monko" w:date="2023-07-19T07:00:00Z">
            <w:rPr/>
          </w:rPrChange>
        </w:rPr>
        <w:t>2016;437:252</w:t>
      </w:r>
      <w:proofErr w:type="gramEnd"/>
      <w:r w:rsidRPr="00CA2ABD">
        <w:rPr>
          <w:rFonts w:ascii="Arial" w:hAnsi="Arial" w:cs="Arial"/>
          <w:sz w:val="22"/>
          <w:szCs w:val="22"/>
          <w:rPrChange w:id="350" w:author="Tim Monko" w:date="2023-07-19T07:00:00Z">
            <w:rPr/>
          </w:rPrChange>
        </w:rPr>
        <w:t xml:space="preserve">–60. </w:t>
      </w:r>
    </w:p>
    <w:p w14:paraId="0CDC226A" w14:textId="77777777" w:rsidR="001E18A1" w:rsidRPr="00CA2ABD" w:rsidRDefault="001E18A1" w:rsidP="001E18A1">
      <w:pPr>
        <w:pStyle w:val="Bibliography"/>
        <w:rPr>
          <w:rFonts w:ascii="Arial" w:hAnsi="Arial" w:cs="Arial"/>
          <w:sz w:val="22"/>
          <w:szCs w:val="22"/>
          <w:rPrChange w:id="351" w:author="Tim Monko" w:date="2023-07-19T07:00:00Z">
            <w:rPr/>
          </w:rPrChange>
        </w:rPr>
      </w:pPr>
      <w:r w:rsidRPr="00CA2ABD">
        <w:rPr>
          <w:rFonts w:ascii="Arial" w:hAnsi="Arial" w:cs="Arial"/>
          <w:sz w:val="22"/>
          <w:szCs w:val="22"/>
          <w:rPrChange w:id="352" w:author="Tim Monko" w:date="2023-07-19T07:00:00Z">
            <w:rPr/>
          </w:rPrChange>
        </w:rPr>
        <w:t xml:space="preserve">55. </w:t>
      </w:r>
      <w:r w:rsidRPr="00CA2ABD">
        <w:rPr>
          <w:rFonts w:ascii="Arial" w:hAnsi="Arial" w:cs="Arial"/>
          <w:sz w:val="22"/>
          <w:szCs w:val="22"/>
          <w:rPrChange w:id="353" w:author="Tim Monko" w:date="2023-07-19T07:00:00Z">
            <w:rPr/>
          </w:rPrChange>
        </w:rPr>
        <w:tab/>
        <w:t xml:space="preserve">Levenson CW, Fitch CA. Effect of altered thyroid hormone status on rat brain ferritin H and ferritin L mRNA during postnatal development. Developmental Brain Research </w:t>
      </w:r>
      <w:proofErr w:type="gramStart"/>
      <w:r w:rsidRPr="00CA2ABD">
        <w:rPr>
          <w:rFonts w:ascii="Arial" w:hAnsi="Arial" w:cs="Arial"/>
          <w:sz w:val="22"/>
          <w:szCs w:val="22"/>
          <w:rPrChange w:id="354" w:author="Tim Monko" w:date="2023-07-19T07:00:00Z">
            <w:rPr/>
          </w:rPrChange>
        </w:rPr>
        <w:t>2000;119:105</w:t>
      </w:r>
      <w:proofErr w:type="gramEnd"/>
      <w:r w:rsidRPr="00CA2ABD">
        <w:rPr>
          <w:rFonts w:ascii="Arial" w:hAnsi="Arial" w:cs="Arial"/>
          <w:sz w:val="22"/>
          <w:szCs w:val="22"/>
          <w:rPrChange w:id="355" w:author="Tim Monko" w:date="2023-07-19T07:00:00Z">
            <w:rPr/>
          </w:rPrChange>
        </w:rPr>
        <w:t xml:space="preserve">–9. </w:t>
      </w:r>
    </w:p>
    <w:p w14:paraId="7420F467" w14:textId="77777777" w:rsidR="001E18A1" w:rsidRPr="00CA2ABD" w:rsidRDefault="001E18A1" w:rsidP="001E18A1">
      <w:pPr>
        <w:pStyle w:val="Bibliography"/>
        <w:rPr>
          <w:rFonts w:ascii="Arial" w:hAnsi="Arial" w:cs="Arial"/>
          <w:sz w:val="22"/>
          <w:szCs w:val="22"/>
          <w:rPrChange w:id="356" w:author="Tim Monko" w:date="2023-07-19T07:00:00Z">
            <w:rPr/>
          </w:rPrChange>
        </w:rPr>
      </w:pPr>
      <w:r w:rsidRPr="00CA2ABD">
        <w:rPr>
          <w:rFonts w:ascii="Arial" w:hAnsi="Arial" w:cs="Arial"/>
          <w:sz w:val="22"/>
          <w:szCs w:val="22"/>
          <w:rPrChange w:id="357" w:author="Tim Monko" w:date="2023-07-19T07:00:00Z">
            <w:rPr/>
          </w:rPrChange>
        </w:rPr>
        <w:t xml:space="preserve">56. </w:t>
      </w:r>
      <w:r w:rsidRPr="00CA2ABD">
        <w:rPr>
          <w:rFonts w:ascii="Arial" w:hAnsi="Arial" w:cs="Arial"/>
          <w:sz w:val="22"/>
          <w:szCs w:val="22"/>
          <w:rPrChange w:id="358" w:author="Tim Monko" w:date="2023-07-19T07:00:00Z">
            <w:rPr/>
          </w:rPrChange>
        </w:rPr>
        <w:tab/>
        <w:t xml:space="preserve">Teng W, Shan Z, Patil-Sisodia K, Cooper DS. Hypothyroidism in pregnancy. The Lancet Diabetes &amp; Endocrinology </w:t>
      </w:r>
      <w:proofErr w:type="gramStart"/>
      <w:r w:rsidRPr="00CA2ABD">
        <w:rPr>
          <w:rFonts w:ascii="Arial" w:hAnsi="Arial" w:cs="Arial"/>
          <w:sz w:val="22"/>
          <w:szCs w:val="22"/>
          <w:rPrChange w:id="359" w:author="Tim Monko" w:date="2023-07-19T07:00:00Z">
            <w:rPr/>
          </w:rPrChange>
        </w:rPr>
        <w:t>2013;1:228</w:t>
      </w:r>
      <w:proofErr w:type="gramEnd"/>
      <w:r w:rsidRPr="00CA2ABD">
        <w:rPr>
          <w:rFonts w:ascii="Arial" w:hAnsi="Arial" w:cs="Arial"/>
          <w:sz w:val="22"/>
          <w:szCs w:val="22"/>
          <w:rPrChange w:id="360" w:author="Tim Monko" w:date="2023-07-19T07:00:00Z">
            <w:rPr/>
          </w:rPrChange>
        </w:rPr>
        <w:t xml:space="preserve">–37. </w:t>
      </w:r>
    </w:p>
    <w:p w14:paraId="00000073" w14:textId="359C275B" w:rsidR="0055453B" w:rsidRDefault="00360816">
      <w:pPr>
        <w:pBdr>
          <w:top w:val="nil"/>
          <w:left w:val="nil"/>
          <w:bottom w:val="nil"/>
          <w:right w:val="nil"/>
          <w:between w:val="nil"/>
        </w:pBdr>
        <w:tabs>
          <w:tab w:val="left" w:pos="380"/>
          <w:tab w:val="left" w:pos="500"/>
        </w:tabs>
        <w:spacing w:after="240"/>
        <w:ind w:left="504" w:hanging="504"/>
        <w:rPr>
          <w:rFonts w:ascii="Arial" w:eastAsia="Arial" w:hAnsi="Arial" w:cs="Arial"/>
          <w:b/>
          <w:sz w:val="22"/>
          <w:szCs w:val="22"/>
        </w:rPr>
      </w:pPr>
      <w:r w:rsidRPr="00CA2ABD">
        <w:rPr>
          <w:rFonts w:ascii="Arial" w:hAnsi="Arial" w:cs="Arial"/>
          <w:sz w:val="22"/>
          <w:szCs w:val="22"/>
        </w:rPr>
        <w:fldChar w:fldCharType="end"/>
      </w:r>
      <w:r>
        <w:br w:type="page"/>
      </w:r>
    </w:p>
    <w:p w14:paraId="00000076" w14:textId="5627DE58"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Figures</w:t>
      </w:r>
    </w:p>
    <w:p w14:paraId="50B9087B" w14:textId="460C4033" w:rsidR="003D78BD" w:rsidRDefault="003D78BD">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655433F0" wp14:editId="6B340763">
            <wp:extent cx="5410200" cy="3803650"/>
            <wp:effectExtent l="0" t="0" r="0" b="6350"/>
            <wp:docPr id="1170303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p>
    <w:p w14:paraId="00000077"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1. Experimental design of treatment groups and </w:t>
      </w:r>
      <w:r>
        <w:rPr>
          <w:rFonts w:ascii="Arial" w:eastAsia="Arial" w:hAnsi="Arial" w:cs="Arial"/>
          <w:b/>
          <w:i/>
          <w:sz w:val="22"/>
          <w:szCs w:val="22"/>
        </w:rPr>
        <w:t>Tfr1</w:t>
      </w:r>
      <w:r>
        <w:rPr>
          <w:rFonts w:ascii="Arial" w:eastAsia="Arial" w:hAnsi="Arial" w:cs="Arial"/>
          <w:b/>
          <w:sz w:val="22"/>
          <w:szCs w:val="22"/>
        </w:rPr>
        <w:t xml:space="preserve"> mRNA expression in developing neuronal cultures. (A) </w:t>
      </w:r>
      <w:r>
        <w:rPr>
          <w:rFonts w:ascii="Arial" w:eastAsia="Arial" w:hAnsi="Arial" w:cs="Arial"/>
          <w:sz w:val="22"/>
          <w:szCs w:val="22"/>
        </w:rPr>
        <w:t xml:space="preserve">The general timeline of key neuron developmental processes from 0 to 21 days of </w:t>
      </w:r>
      <w:r>
        <w:rPr>
          <w:rFonts w:ascii="Arial" w:eastAsia="Arial" w:hAnsi="Arial" w:cs="Arial"/>
          <w:i/>
          <w:sz w:val="22"/>
          <w:szCs w:val="22"/>
        </w:rPr>
        <w:t xml:space="preserve">in vitro </w:t>
      </w:r>
      <w:r>
        <w:rPr>
          <w:rFonts w:ascii="Arial" w:eastAsia="Arial" w:hAnsi="Arial" w:cs="Arial"/>
          <w:sz w:val="22"/>
          <w:szCs w:val="22"/>
        </w:rPr>
        <w:t xml:space="preserve">(DIV) culture after harvesting and plating cells from embryonic day 16.5 (E16.5) wild-type mouse hippocampus. Treatment groups are indicated and show initial timing of continual treatment with either vehicle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or the iron chelator deferoxamine (DFO) (iron deficient; </w:t>
      </w:r>
      <w:proofErr w:type="spellStart"/>
      <w:r>
        <w:rPr>
          <w:rFonts w:ascii="Arial" w:eastAsia="Arial" w:hAnsi="Arial" w:cs="Arial"/>
          <w:sz w:val="22"/>
          <w:szCs w:val="22"/>
        </w:rPr>
        <w:t>FeD</w:t>
      </w:r>
      <w:proofErr w:type="spellEnd"/>
      <w:r>
        <w:rPr>
          <w:rFonts w:ascii="Arial" w:eastAsia="Arial" w:hAnsi="Arial" w:cs="Arial"/>
          <w:sz w:val="22"/>
          <w:szCs w:val="22"/>
        </w:rPr>
        <w:t>) in iron sufficient glia conditioned media. Iron repletion (</w:t>
      </w:r>
      <w:proofErr w:type="spellStart"/>
      <w:r>
        <w:rPr>
          <w:rFonts w:ascii="Arial" w:eastAsia="Arial" w:hAnsi="Arial" w:cs="Arial"/>
          <w:sz w:val="22"/>
          <w:szCs w:val="22"/>
        </w:rPr>
        <w:t>FeR</w:t>
      </w:r>
      <w:proofErr w:type="spellEnd"/>
      <w:r>
        <w:rPr>
          <w:rFonts w:ascii="Arial" w:eastAsia="Arial" w:hAnsi="Arial" w:cs="Arial"/>
          <w:sz w:val="22"/>
          <w:szCs w:val="22"/>
        </w:rPr>
        <w:t xml:space="preserve">) between 14 and 21DIV was accomplished by removal of DFO. Quantitative real-time PCR (qPCR, #) of selected genes was compared between treatment groups at indicated timepoints; ATP concentration (*) compared between all treatment groups at 21DIV. </w:t>
      </w:r>
      <w:r>
        <w:rPr>
          <w:rFonts w:ascii="Arial" w:eastAsia="Arial" w:hAnsi="Arial" w:cs="Arial"/>
          <w:b/>
          <w:sz w:val="22"/>
          <w:szCs w:val="22"/>
        </w:rPr>
        <w:t>(B)</w:t>
      </w:r>
      <w:r>
        <w:rPr>
          <w:rFonts w:ascii="Arial" w:eastAsia="Arial" w:hAnsi="Arial" w:cs="Arial"/>
          <w:sz w:val="22"/>
          <w:szCs w:val="22"/>
        </w:rPr>
        <w:t xml:space="preserve"> qPCR was performed for </w:t>
      </w:r>
      <w:r>
        <w:rPr>
          <w:rFonts w:ascii="Arial" w:eastAsia="Arial" w:hAnsi="Arial" w:cs="Arial"/>
          <w:i/>
          <w:sz w:val="22"/>
          <w:szCs w:val="22"/>
        </w:rPr>
        <w:t xml:space="preserve">Tfr1, </w:t>
      </w:r>
      <w:r>
        <w:rPr>
          <w:rFonts w:ascii="Arial" w:eastAsia="Arial" w:hAnsi="Arial" w:cs="Arial"/>
          <w:sz w:val="22"/>
          <w:szCs w:val="22"/>
        </w:rPr>
        <w:t xml:space="preserve">the gene coding for the main neuronal iron uptake protein, to validate iron status of treatment groups at 11, 18, and 21DIV. Treatment of cultures with DFO increased </w:t>
      </w:r>
      <w:r>
        <w:rPr>
          <w:rFonts w:ascii="Arial" w:eastAsia="Arial" w:hAnsi="Arial" w:cs="Arial"/>
          <w:i/>
          <w:sz w:val="22"/>
          <w:szCs w:val="22"/>
        </w:rPr>
        <w:t>Tfr1</w:t>
      </w:r>
      <w:r>
        <w:rPr>
          <w:rFonts w:ascii="Arial" w:eastAsia="Arial" w:hAnsi="Arial" w:cs="Arial"/>
          <w:sz w:val="22"/>
          <w:szCs w:val="22"/>
        </w:rPr>
        <w:t xml:space="preserve"> mRNA (11, 18, and 21DIV) </w:t>
      </w:r>
      <w:r>
        <w:rPr>
          <w:rFonts w:ascii="Arial" w:eastAsia="Arial" w:hAnsi="Arial" w:cs="Arial"/>
          <w:sz w:val="22"/>
          <w:szCs w:val="22"/>
        </w:rPr>
        <w:lastRenderedPageBreak/>
        <w:t xml:space="preserve">and could be restored with removal of DFO (21DIV). Individual data points representing one unique culture are shown alongside mean ± SD relative to the average mRNA level to the </w:t>
      </w:r>
      <w:proofErr w:type="spellStart"/>
      <w:r>
        <w:rPr>
          <w:rFonts w:ascii="Arial" w:eastAsia="Arial" w:hAnsi="Arial" w:cs="Arial"/>
          <w:sz w:val="22"/>
          <w:szCs w:val="22"/>
        </w:rPr>
        <w:t>FeS</w:t>
      </w:r>
      <w:proofErr w:type="spellEnd"/>
      <w:r>
        <w:rPr>
          <w:rFonts w:ascii="Arial" w:eastAsia="Arial" w:hAnsi="Arial" w:cs="Arial"/>
          <w:sz w:val="22"/>
          <w:szCs w:val="22"/>
        </w:rPr>
        <w:t xml:space="preserve"> group at each neuronal age. Relative data are shown on a log scale to accurately reflect the magnitude of changes. Asterisks indicate statistical difference between groups at a given age by Student’s test at 11DIV (</w:t>
      </w:r>
      <w:r>
        <w:rPr>
          <w:rFonts w:ascii="Arial" w:eastAsia="Arial" w:hAnsi="Arial" w:cs="Arial"/>
          <w:i/>
          <w:sz w:val="22"/>
          <w:szCs w:val="22"/>
        </w:rPr>
        <w:t>n</w:t>
      </w:r>
      <w:r>
        <w:rPr>
          <w:rFonts w:ascii="Arial" w:eastAsia="Arial" w:hAnsi="Arial" w:cs="Arial"/>
          <w:sz w:val="22"/>
          <w:szCs w:val="22"/>
        </w:rPr>
        <w:t>=12) and 18DIV (</w:t>
      </w:r>
      <w:r>
        <w:rPr>
          <w:rFonts w:ascii="Arial" w:eastAsia="Arial" w:hAnsi="Arial" w:cs="Arial"/>
          <w:i/>
          <w:sz w:val="22"/>
          <w:szCs w:val="22"/>
        </w:rPr>
        <w:t>n</w:t>
      </w:r>
      <w:r>
        <w:rPr>
          <w:rFonts w:ascii="Arial" w:eastAsia="Arial" w:hAnsi="Arial" w:cs="Arial"/>
          <w:sz w:val="22"/>
          <w:szCs w:val="22"/>
        </w:rPr>
        <w:t>=12-13) and by one-way ANOVA with a Tukey’s post-hoc test at 21DIV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(C)</w:t>
      </w:r>
      <w:r>
        <w:rPr>
          <w:rFonts w:ascii="Arial" w:eastAsia="Arial" w:hAnsi="Arial" w:cs="Arial"/>
          <w:sz w:val="22"/>
          <w:szCs w:val="22"/>
        </w:rPr>
        <w:t xml:space="preserve"> </w:t>
      </w:r>
      <w:commentRangeStart w:id="361"/>
      <w:r>
        <w:rPr>
          <w:rFonts w:ascii="Arial" w:eastAsia="Arial" w:hAnsi="Arial" w:cs="Arial"/>
          <w:sz w:val="22"/>
          <w:szCs w:val="22"/>
        </w:rPr>
        <w:t xml:space="preserve">Extracellular </w:t>
      </w:r>
      <w:commentRangeEnd w:id="361"/>
      <w:r w:rsidR="00954344">
        <w:rPr>
          <w:rStyle w:val="CommentReference"/>
        </w:rPr>
        <w:commentReference w:id="361"/>
      </w:r>
      <w:r>
        <w:rPr>
          <w:rFonts w:ascii="Arial" w:eastAsia="Arial" w:hAnsi="Arial" w:cs="Arial"/>
          <w:sz w:val="22"/>
          <w:szCs w:val="22"/>
        </w:rPr>
        <w:t xml:space="preserve">T3 concentrations in culture medium were compared between treatments and across time. A two-way ANOVA found a significant main effect for </w:t>
      </w:r>
      <w:proofErr w:type="spellStart"/>
      <w:r>
        <w:rPr>
          <w:rFonts w:ascii="Arial" w:eastAsia="Arial" w:hAnsi="Arial" w:cs="Arial"/>
          <w:sz w:val="22"/>
          <w:szCs w:val="22"/>
        </w:rPr>
        <w:t>FeS</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(F= 6.92, </w:t>
      </w:r>
      <w:r>
        <w:rPr>
          <w:rFonts w:ascii="Arial" w:eastAsia="Arial" w:hAnsi="Arial" w:cs="Arial"/>
          <w:i/>
          <w:sz w:val="22"/>
          <w:szCs w:val="22"/>
        </w:rPr>
        <w:t xml:space="preserve">p </w:t>
      </w:r>
      <w:r>
        <w:rPr>
          <w:rFonts w:ascii="Arial" w:eastAsia="Arial" w:hAnsi="Arial" w:cs="Arial"/>
          <w:sz w:val="22"/>
          <w:szCs w:val="22"/>
        </w:rPr>
        <w:t xml:space="preserve">= .013). Extracellular T3 levels were significantly increased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neurons (F = 6.92, </w:t>
      </w:r>
      <w:r>
        <w:rPr>
          <w:rFonts w:ascii="Arial" w:eastAsia="Arial" w:hAnsi="Arial" w:cs="Arial"/>
          <w:i/>
          <w:sz w:val="22"/>
          <w:szCs w:val="22"/>
        </w:rPr>
        <w:t xml:space="preserve">p </w:t>
      </w:r>
      <w:r>
        <w:rPr>
          <w:rFonts w:ascii="Arial" w:eastAsia="Arial" w:hAnsi="Arial" w:cs="Arial"/>
          <w:sz w:val="22"/>
          <w:szCs w:val="22"/>
        </w:rPr>
        <w:t>= .013), but there was no significant interaction with DIV,</w:t>
      </w:r>
    </w:p>
    <w:p w14:paraId="00000078" w14:textId="77777777" w:rsidR="0055453B" w:rsidRDefault="0055453B">
      <w:pPr>
        <w:spacing w:line="480" w:lineRule="auto"/>
        <w:jc w:val="both"/>
        <w:rPr>
          <w:rFonts w:ascii="Arial" w:eastAsia="Arial" w:hAnsi="Arial" w:cs="Arial"/>
          <w:sz w:val="22"/>
          <w:szCs w:val="22"/>
        </w:rPr>
      </w:pPr>
    </w:p>
    <w:p w14:paraId="00000079" w14:textId="77777777" w:rsidR="0055453B" w:rsidRDefault="0055453B">
      <w:pPr>
        <w:spacing w:line="480" w:lineRule="auto"/>
        <w:jc w:val="both"/>
        <w:rPr>
          <w:rFonts w:ascii="Arial" w:eastAsia="Arial" w:hAnsi="Arial" w:cs="Arial"/>
          <w:b/>
          <w:sz w:val="22"/>
          <w:szCs w:val="22"/>
        </w:rPr>
      </w:pPr>
    </w:p>
    <w:p w14:paraId="0000007A" w14:textId="77777777" w:rsidR="0055453B" w:rsidRDefault="0055453B">
      <w:pPr>
        <w:spacing w:line="480" w:lineRule="auto"/>
        <w:jc w:val="both"/>
        <w:rPr>
          <w:rFonts w:ascii="Arial" w:eastAsia="Arial" w:hAnsi="Arial" w:cs="Arial"/>
          <w:b/>
          <w:sz w:val="22"/>
          <w:szCs w:val="22"/>
        </w:rPr>
      </w:pPr>
    </w:p>
    <w:p w14:paraId="0000007B" w14:textId="77777777" w:rsidR="0055453B" w:rsidRDefault="00000000">
      <w:pPr>
        <w:spacing w:line="480" w:lineRule="auto"/>
        <w:jc w:val="both"/>
        <w:rPr>
          <w:rFonts w:ascii="Arial" w:eastAsia="Arial" w:hAnsi="Arial" w:cs="Arial"/>
          <w:b/>
          <w:sz w:val="22"/>
          <w:szCs w:val="22"/>
        </w:rPr>
      </w:pPr>
      <w:r>
        <w:br w:type="page"/>
      </w:r>
    </w:p>
    <w:p w14:paraId="0000007C" w14:textId="75A0533C"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49D32696" wp14:editId="36BFC2C8">
            <wp:extent cx="5481955" cy="3893185"/>
            <wp:effectExtent l="0" t="0" r="4445" b="0"/>
            <wp:docPr id="749020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1955" cy="3893185"/>
                    </a:xfrm>
                    <a:prstGeom prst="rect">
                      <a:avLst/>
                    </a:prstGeom>
                    <a:noFill/>
                    <a:ln>
                      <a:noFill/>
                    </a:ln>
                  </pic:spPr>
                </pic:pic>
              </a:graphicData>
            </a:graphic>
          </wp:inline>
        </w:drawing>
      </w:r>
    </w:p>
    <w:p w14:paraId="0000007D" w14:textId="4BE714C2"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2. Neuronal iron deficiency alters mRNA expression of thyroid hormone-response genes as early as 11DIV.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proofErr w:type="spellStart"/>
      <w:r>
        <w:rPr>
          <w:rFonts w:ascii="Arial" w:eastAsia="Arial" w:hAnsi="Arial" w:cs="Arial"/>
          <w:i/>
          <w:sz w:val="22"/>
          <w:szCs w:val="22"/>
        </w:rPr>
        <w:t>Crym</w:t>
      </w:r>
      <w:proofErr w:type="spellEnd"/>
      <w:r>
        <w:rPr>
          <w:rFonts w:ascii="Arial" w:eastAsia="Arial" w:hAnsi="Arial" w:cs="Arial"/>
          <w:sz w:val="22"/>
          <w:szCs w:val="22"/>
        </w:rPr>
        <w:t xml:space="preserve">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significantly decreased by iron deficiency (</w:t>
      </w:r>
      <w:proofErr w:type="spellStart"/>
      <w:r>
        <w:rPr>
          <w:rFonts w:ascii="Arial" w:eastAsia="Arial" w:hAnsi="Arial" w:cs="Arial"/>
          <w:sz w:val="22"/>
          <w:szCs w:val="22"/>
        </w:rPr>
        <w:t>FeD</w:t>
      </w:r>
      <w:proofErr w:type="spellEnd"/>
      <w:r>
        <w:rPr>
          <w:rFonts w:ascii="Arial" w:eastAsia="Arial" w:hAnsi="Arial" w:cs="Arial"/>
          <w:sz w:val="22"/>
          <w:szCs w:val="22"/>
        </w:rPr>
        <w:t>)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at 11DIV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mRNA levels of these neurodevelopmental genes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w:t>
      </w:r>
      <w:r>
        <w:rPr>
          <w:rFonts w:ascii="Arial" w:eastAsia="Arial" w:hAnsi="Arial" w:cs="Arial"/>
          <w:sz w:val="22"/>
          <w:szCs w:val="22"/>
        </w:rPr>
        <w:lastRenderedPageBreak/>
        <w:t xml:space="preserve">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neurodevelopmental genes are more predictive for iron status (</w:t>
      </w:r>
      <w:r>
        <w:rPr>
          <w:rFonts w:ascii="Arial" w:eastAsia="Arial" w:hAnsi="Arial" w:cs="Arial"/>
          <w:i/>
          <w:sz w:val="22"/>
          <w:szCs w:val="22"/>
        </w:rPr>
        <w:t>Tfr1</w:t>
      </w:r>
      <w:r>
        <w:rPr>
          <w:rFonts w:ascii="Arial" w:eastAsia="Arial" w:hAnsi="Arial" w:cs="Arial"/>
          <w:sz w:val="22"/>
          <w:szCs w:val="22"/>
        </w:rPr>
        <w:t xml:space="preserve">) than thyroid homeostasis genes, </w:t>
      </w:r>
      <w:proofErr w:type="gramStart"/>
      <w:r>
        <w:rPr>
          <w:rFonts w:ascii="Arial" w:eastAsia="Arial" w:hAnsi="Arial" w:cs="Arial"/>
          <w:sz w:val="22"/>
          <w:szCs w:val="22"/>
        </w:rPr>
        <w:t>with the exception of</w:t>
      </w:r>
      <w:proofErr w:type="gramEnd"/>
      <w:r>
        <w:rPr>
          <w:rFonts w:ascii="Arial" w:eastAsia="Arial" w:hAnsi="Arial" w:cs="Arial"/>
          <w:sz w:val="22"/>
          <w:szCs w:val="22"/>
        </w:rPr>
        <w:t xml:space="preserve"> </w:t>
      </w:r>
      <w:proofErr w:type="spellStart"/>
      <w:r>
        <w:rPr>
          <w:rFonts w:ascii="Arial" w:eastAsia="Arial" w:hAnsi="Arial" w:cs="Arial"/>
          <w:i/>
          <w:sz w:val="22"/>
          <w:szCs w:val="22"/>
        </w:rPr>
        <w:t>Crym</w:t>
      </w:r>
      <w:proofErr w:type="spellEnd"/>
      <w:r>
        <w:rPr>
          <w:rFonts w:ascii="Arial" w:eastAsia="Arial" w:hAnsi="Arial" w:cs="Arial"/>
          <w:i/>
          <w:sz w:val="22"/>
          <w:szCs w:val="22"/>
        </w:rPr>
        <w:t>.</w:t>
      </w:r>
      <w:r>
        <w:rPr>
          <w:rFonts w:ascii="Arial" w:eastAsia="Arial" w:hAnsi="Arial" w:cs="Arial"/>
          <w:sz w:val="22"/>
          <w:szCs w:val="22"/>
        </w:rPr>
        <w:t xml:space="preserve"> </w:t>
      </w:r>
    </w:p>
    <w:p w14:paraId="530F6842" w14:textId="049ED1E1" w:rsidR="00343D4F"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EF6C456" wp14:editId="23D6DB11">
            <wp:extent cx="5486400" cy="3820795"/>
            <wp:effectExtent l="0" t="0" r="0" b="8255"/>
            <wp:docPr id="12178750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3820795"/>
                    </a:xfrm>
                    <a:prstGeom prst="rect">
                      <a:avLst/>
                    </a:prstGeom>
                    <a:noFill/>
                    <a:ln>
                      <a:noFill/>
                    </a:ln>
                  </pic:spPr>
                </pic:pic>
              </a:graphicData>
            </a:graphic>
          </wp:inline>
        </w:drawing>
      </w:r>
    </w:p>
    <w:p w14:paraId="0000007E" w14:textId="7B144105"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t>Figure 3. Neuronal iron deficiency alters mRNA levels of thyroid hormone homeostatic genes and thyroid hormone responsive neurodevelopmental genes. (A)</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Slco1c1,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Slco1c1, Dio2, and </w:t>
      </w:r>
      <w:proofErr w:type="spellStart"/>
      <w:r>
        <w:rPr>
          <w:rFonts w:ascii="Arial" w:eastAsia="Arial" w:hAnsi="Arial" w:cs="Arial"/>
          <w:i/>
          <w:sz w:val="22"/>
          <w:szCs w:val="22"/>
        </w:rPr>
        <w:t>Hr</w:t>
      </w:r>
      <w:proofErr w:type="spellEnd"/>
      <w:r>
        <w:rPr>
          <w:rFonts w:ascii="Arial" w:eastAsia="Arial" w:hAnsi="Arial" w:cs="Arial"/>
          <w:sz w:val="22"/>
          <w:szCs w:val="22"/>
        </w:rPr>
        <w:t xml:space="preserve"> are all significantly increased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while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remains significantly decreased as at 11DIV, suggesting cellular sensing of a hypothyroid state. </w:t>
      </w:r>
      <w:r>
        <w:rPr>
          <w:rFonts w:ascii="Arial" w:eastAsia="Arial" w:hAnsi="Arial" w:cs="Arial"/>
          <w:b/>
          <w:sz w:val="22"/>
          <w:szCs w:val="22"/>
        </w:rPr>
        <w:t>(B)</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w:t>
      </w:r>
      <w:r>
        <w:rPr>
          <w:rFonts w:ascii="Arial" w:eastAsia="Arial" w:hAnsi="Arial" w:cs="Arial"/>
          <w:sz w:val="22"/>
          <w:szCs w:val="22"/>
        </w:rPr>
        <w:lastRenderedPageBreak/>
        <w:t xml:space="preserve">cultures have significantly decreased mRNA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For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individual data points representing one unique culture are shown alongside mean ± SD relative to the average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groups at a given age by Student’s test (</w:t>
      </w:r>
      <w:r>
        <w:rPr>
          <w:rFonts w:ascii="Arial" w:eastAsia="Arial" w:hAnsi="Arial" w:cs="Arial"/>
          <w:i/>
          <w:sz w:val="22"/>
          <w:szCs w:val="22"/>
        </w:rPr>
        <w:t>n</w:t>
      </w:r>
      <w:r>
        <w:rPr>
          <w:rFonts w:ascii="Arial" w:eastAsia="Arial" w:hAnsi="Arial" w:cs="Arial"/>
          <w:sz w:val="22"/>
          <w:szCs w:val="22"/>
        </w:rPr>
        <w:t xml:space="preserve">=12-13). </w:t>
      </w:r>
      <w:r>
        <w:rPr>
          <w:rFonts w:ascii="Arial" w:eastAsia="Arial" w:hAnsi="Arial" w:cs="Arial"/>
          <w:b/>
          <w:sz w:val="22"/>
          <w:szCs w:val="22"/>
        </w:rPr>
        <w:t xml:space="preserve">(C)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 xml:space="preserve">A </w:t>
      </w:r>
      <w:r>
        <w:rPr>
          <w:rFonts w:ascii="Arial" w:eastAsia="Arial" w:hAnsi="Arial" w:cs="Arial"/>
          <w:sz w:val="22"/>
          <w:szCs w:val="22"/>
        </w:rPr>
        <w:t xml:space="preserve">and </w:t>
      </w:r>
      <w:r>
        <w:rPr>
          <w:rFonts w:ascii="Arial" w:eastAsia="Arial" w:hAnsi="Arial" w:cs="Arial"/>
          <w:i/>
          <w:sz w:val="22"/>
          <w:szCs w:val="22"/>
        </w:rPr>
        <w:t>B</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on principal component 1 (PC1); </w:t>
      </w:r>
      <w:proofErr w:type="spellStart"/>
      <w:r>
        <w:rPr>
          <w:rFonts w:ascii="Arial" w:eastAsia="Arial" w:hAnsi="Arial" w:cs="Arial"/>
          <w:sz w:val="22"/>
          <w:szCs w:val="22"/>
        </w:rPr>
        <w:t>FeD</w:t>
      </w:r>
      <w:proofErr w:type="spellEnd"/>
      <w:r>
        <w:rPr>
          <w:rFonts w:ascii="Arial" w:eastAsia="Arial" w:hAnsi="Arial" w:cs="Arial"/>
          <w:sz w:val="22"/>
          <w:szCs w:val="22"/>
        </w:rPr>
        <w:t xml:space="preserve"> neurons have greater spread along PC2. Directionality of loading values suggests that thyroid hormone homeostatic genes are predictive for iron status (</w:t>
      </w:r>
      <w:r>
        <w:rPr>
          <w:rFonts w:ascii="Arial" w:eastAsia="Arial" w:hAnsi="Arial" w:cs="Arial"/>
          <w:i/>
          <w:sz w:val="22"/>
          <w:szCs w:val="22"/>
        </w:rPr>
        <w:t>Tfr1</w:t>
      </w:r>
      <w:r>
        <w:rPr>
          <w:rFonts w:ascii="Arial" w:eastAsia="Arial" w:hAnsi="Arial" w:cs="Arial"/>
          <w:sz w:val="22"/>
          <w:szCs w:val="22"/>
        </w:rPr>
        <w:t xml:space="preserve">). </w:t>
      </w:r>
      <w:r>
        <w:br w:type="page"/>
      </w:r>
    </w:p>
    <w:p w14:paraId="0000007F" w14:textId="5D4C5E7D"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lastRenderedPageBreak/>
        <w:drawing>
          <wp:inline distT="0" distB="0" distL="0" distR="0" wp14:anchorId="7F049D8A" wp14:editId="6066A81E">
            <wp:extent cx="5481955" cy="3376930"/>
            <wp:effectExtent l="0" t="0" r="4445" b="0"/>
            <wp:docPr id="5283103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1955" cy="3376930"/>
                    </a:xfrm>
                    <a:prstGeom prst="rect">
                      <a:avLst/>
                    </a:prstGeom>
                    <a:noFill/>
                    <a:ln>
                      <a:noFill/>
                    </a:ln>
                  </pic:spPr>
                </pic:pic>
              </a:graphicData>
            </a:graphic>
          </wp:inline>
        </w:drawing>
      </w:r>
    </w:p>
    <w:p w14:paraId="00000080"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t xml:space="preserve">Figure 4. Iron repletion does not fully recover neuronal ATP concentrations nor mRNA levels of thyroid hormone responsive genes at 21DIV. (A) </w:t>
      </w:r>
      <w:r>
        <w:rPr>
          <w:rFonts w:ascii="Arial" w:eastAsia="Arial" w:hAnsi="Arial" w:cs="Arial"/>
          <w:sz w:val="22"/>
          <w:szCs w:val="22"/>
        </w:rPr>
        <w:t>Intracellular ATP concentrations were measured and normalized to the DNA content of each well (</w:t>
      </w:r>
      <w:r>
        <w:rPr>
          <w:rFonts w:ascii="Arial" w:eastAsia="Arial" w:hAnsi="Arial" w:cs="Arial"/>
          <w:i/>
          <w:sz w:val="22"/>
          <w:szCs w:val="22"/>
        </w:rPr>
        <w:t>n</w:t>
      </w:r>
      <w:r>
        <w:rPr>
          <w:rFonts w:ascii="Arial" w:eastAsia="Arial" w:hAnsi="Arial" w:cs="Arial"/>
          <w:sz w:val="22"/>
          <w:szCs w:val="22"/>
        </w:rPr>
        <w:t>=38-45); ATP concentration is reduced in iron deficient (</w:t>
      </w:r>
      <w:proofErr w:type="spellStart"/>
      <w:r>
        <w:rPr>
          <w:rFonts w:ascii="Arial" w:eastAsia="Arial" w:hAnsi="Arial" w:cs="Arial"/>
          <w:sz w:val="22"/>
          <w:szCs w:val="22"/>
        </w:rPr>
        <w:t>FeD</w:t>
      </w:r>
      <w:proofErr w:type="spellEnd"/>
      <w:r>
        <w:rPr>
          <w:rFonts w:ascii="Arial" w:eastAsia="Arial" w:hAnsi="Arial" w:cs="Arial"/>
          <w:sz w:val="22"/>
          <w:szCs w:val="22"/>
        </w:rPr>
        <w:t>) cultures compared to iron sufficient (</w:t>
      </w:r>
      <w:proofErr w:type="spellStart"/>
      <w:r>
        <w:rPr>
          <w:rFonts w:ascii="Arial" w:eastAsia="Arial" w:hAnsi="Arial" w:cs="Arial"/>
          <w:sz w:val="22"/>
          <w:szCs w:val="22"/>
        </w:rPr>
        <w:t>FeS</w:t>
      </w:r>
      <w:proofErr w:type="spellEnd"/>
      <w:r>
        <w:rPr>
          <w:rFonts w:ascii="Arial" w:eastAsia="Arial" w:hAnsi="Arial" w:cs="Arial"/>
          <w:sz w:val="22"/>
          <w:szCs w:val="22"/>
        </w:rPr>
        <w:t>) cultures, and is not restored in iron repleted (</w:t>
      </w:r>
      <w:proofErr w:type="spellStart"/>
      <w:r>
        <w:rPr>
          <w:rFonts w:ascii="Arial" w:eastAsia="Arial" w:hAnsi="Arial" w:cs="Arial"/>
          <w:sz w:val="22"/>
          <w:szCs w:val="22"/>
        </w:rPr>
        <w:t>FeR</w:t>
      </w:r>
      <w:proofErr w:type="spellEnd"/>
      <w:r>
        <w:rPr>
          <w:rFonts w:ascii="Arial" w:eastAsia="Arial" w:hAnsi="Arial" w:cs="Arial"/>
          <w:sz w:val="22"/>
          <w:szCs w:val="22"/>
        </w:rPr>
        <w:t>) cultures (Figure 1</w:t>
      </w:r>
      <w:proofErr w:type="gramStart"/>
      <w:r>
        <w:rPr>
          <w:rFonts w:ascii="Arial" w:eastAsia="Arial" w:hAnsi="Arial" w:cs="Arial"/>
          <w:sz w:val="22"/>
          <w:szCs w:val="22"/>
        </w:rPr>
        <w:t>A,B</w:t>
      </w:r>
      <w:proofErr w:type="gramEnd"/>
      <w:r>
        <w:rPr>
          <w:rFonts w:ascii="Arial" w:eastAsia="Arial" w:hAnsi="Arial" w:cs="Arial"/>
          <w:sz w:val="22"/>
          <w:szCs w:val="22"/>
        </w:rPr>
        <w:t>).</w:t>
      </w:r>
      <w:r>
        <w:rPr>
          <w:rFonts w:ascii="Arial" w:eastAsia="Arial" w:hAnsi="Arial" w:cs="Arial"/>
          <w:b/>
          <w:sz w:val="22"/>
          <w:szCs w:val="22"/>
        </w:rPr>
        <w:t xml:space="preserve"> (B)</w:t>
      </w:r>
      <w:r>
        <w:rPr>
          <w:rFonts w:ascii="Arial" w:eastAsia="Arial" w:hAnsi="Arial" w:cs="Arial"/>
          <w:sz w:val="22"/>
          <w:szCs w:val="22"/>
        </w:rPr>
        <w:t xml:space="preserve"> Quantitative real-time PCR (qPCR) was performed for known thyroid hormone homeostasis genes, </w:t>
      </w:r>
      <w:r>
        <w:rPr>
          <w:rFonts w:ascii="Arial" w:eastAsia="Arial" w:hAnsi="Arial" w:cs="Arial"/>
          <w:i/>
          <w:sz w:val="22"/>
          <w:szCs w:val="22"/>
        </w:rPr>
        <w:t xml:space="preserve">Slc16a2, Dio2, </w:t>
      </w:r>
      <w:proofErr w:type="spellStart"/>
      <w:r>
        <w:rPr>
          <w:rFonts w:ascii="Arial" w:eastAsia="Arial" w:hAnsi="Arial" w:cs="Arial"/>
          <w:i/>
          <w:sz w:val="22"/>
          <w:szCs w:val="22"/>
        </w:rPr>
        <w:t>Crym</w:t>
      </w:r>
      <w:proofErr w:type="spellEnd"/>
      <w:r>
        <w:rPr>
          <w:rFonts w:ascii="Arial" w:eastAsia="Arial" w:hAnsi="Arial" w:cs="Arial"/>
          <w:i/>
          <w:sz w:val="22"/>
          <w:szCs w:val="22"/>
        </w:rPr>
        <w:t xml:space="preserve">, </w:t>
      </w:r>
      <w:r>
        <w:rPr>
          <w:rFonts w:ascii="Arial" w:eastAsia="Arial" w:hAnsi="Arial" w:cs="Arial"/>
          <w:sz w:val="22"/>
          <w:szCs w:val="22"/>
        </w:rPr>
        <w:t xml:space="preserve">and </w:t>
      </w:r>
      <w:r>
        <w:rPr>
          <w:rFonts w:ascii="Arial" w:eastAsia="Arial" w:hAnsi="Arial" w:cs="Arial"/>
          <w:i/>
          <w:sz w:val="22"/>
          <w:szCs w:val="22"/>
        </w:rPr>
        <w:t xml:space="preserve">Hr. </w:t>
      </w:r>
      <w:r>
        <w:rPr>
          <w:rFonts w:ascii="Arial" w:eastAsia="Arial" w:hAnsi="Arial" w:cs="Arial"/>
          <w:sz w:val="22"/>
          <w:szCs w:val="22"/>
        </w:rPr>
        <w:t xml:space="preserve">mRNA levels for </w:t>
      </w:r>
      <w:r>
        <w:rPr>
          <w:rFonts w:ascii="Arial" w:eastAsia="Arial" w:hAnsi="Arial" w:cs="Arial"/>
          <w:i/>
          <w:sz w:val="22"/>
          <w:szCs w:val="22"/>
        </w:rPr>
        <w:t xml:space="preserve">Slc16a2 </w:t>
      </w:r>
      <w:r>
        <w:rPr>
          <w:rFonts w:ascii="Arial" w:eastAsia="Arial" w:hAnsi="Arial" w:cs="Arial"/>
          <w:sz w:val="22"/>
          <w:szCs w:val="22"/>
        </w:rPr>
        <w:t xml:space="preserve">and </w:t>
      </w:r>
      <w:r>
        <w:rPr>
          <w:rFonts w:ascii="Arial" w:eastAsia="Arial" w:hAnsi="Arial" w:cs="Arial"/>
          <w:i/>
          <w:sz w:val="22"/>
          <w:szCs w:val="22"/>
        </w:rPr>
        <w:t xml:space="preserve">Dio2 </w:t>
      </w:r>
      <w:r>
        <w:rPr>
          <w:rFonts w:ascii="Arial" w:eastAsia="Arial" w:hAnsi="Arial" w:cs="Arial"/>
          <w:sz w:val="22"/>
          <w:szCs w:val="22"/>
        </w:rPr>
        <w:t xml:space="preserve">are increased in both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relative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decreased in </w:t>
      </w:r>
      <w:proofErr w:type="spellStart"/>
      <w:r>
        <w:rPr>
          <w:rFonts w:ascii="Arial" w:eastAsia="Arial" w:hAnsi="Arial" w:cs="Arial"/>
          <w:sz w:val="22"/>
          <w:szCs w:val="22"/>
        </w:rPr>
        <w:t>FeD</w:t>
      </w:r>
      <w:proofErr w:type="spellEnd"/>
      <w:r>
        <w:rPr>
          <w:rFonts w:ascii="Arial" w:eastAsia="Arial" w:hAnsi="Arial" w:cs="Arial"/>
          <w:sz w:val="22"/>
          <w:szCs w:val="22"/>
        </w:rPr>
        <w:t xml:space="preserve">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but </w:t>
      </w:r>
      <w:proofErr w:type="spellStart"/>
      <w:r>
        <w:rPr>
          <w:rFonts w:ascii="Arial" w:eastAsia="Arial" w:hAnsi="Arial" w:cs="Arial"/>
          <w:i/>
          <w:sz w:val="22"/>
          <w:szCs w:val="22"/>
        </w:rPr>
        <w:t>Crym</w:t>
      </w:r>
      <w:proofErr w:type="spellEnd"/>
      <w:r>
        <w:rPr>
          <w:rFonts w:ascii="Arial" w:eastAsia="Arial" w:hAnsi="Arial" w:cs="Arial"/>
          <w:sz w:val="22"/>
          <w:szCs w:val="22"/>
        </w:rPr>
        <w:t xml:space="preserve"> is higher in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compared to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w:t>
      </w:r>
      <w:proofErr w:type="spellStart"/>
      <w:r>
        <w:rPr>
          <w:rFonts w:ascii="Arial" w:eastAsia="Arial" w:hAnsi="Arial" w:cs="Arial"/>
          <w:i/>
          <w:sz w:val="22"/>
          <w:szCs w:val="22"/>
        </w:rPr>
        <w:t>Hr</w:t>
      </w:r>
      <w:proofErr w:type="spellEnd"/>
      <w:r>
        <w:rPr>
          <w:rFonts w:ascii="Arial" w:eastAsia="Arial" w:hAnsi="Arial" w:cs="Arial"/>
          <w:sz w:val="22"/>
          <w:szCs w:val="22"/>
        </w:rPr>
        <w:t xml:space="preserve"> is not significantly increased in </w:t>
      </w:r>
      <w:proofErr w:type="spellStart"/>
      <w:proofErr w:type="gramStart"/>
      <w:r>
        <w:rPr>
          <w:rFonts w:ascii="Arial" w:eastAsia="Arial" w:hAnsi="Arial" w:cs="Arial"/>
          <w:sz w:val="22"/>
          <w:szCs w:val="22"/>
        </w:rPr>
        <w:t>FeD</w:t>
      </w:r>
      <w:proofErr w:type="spellEnd"/>
      <w:r>
        <w:rPr>
          <w:rFonts w:ascii="Arial" w:eastAsia="Arial" w:hAnsi="Arial" w:cs="Arial"/>
          <w:sz w:val="22"/>
          <w:szCs w:val="22"/>
        </w:rPr>
        <w:t>, but</w:t>
      </w:r>
      <w:proofErr w:type="gramEnd"/>
      <w:r>
        <w:rPr>
          <w:rFonts w:ascii="Arial" w:eastAsia="Arial" w:hAnsi="Arial" w:cs="Arial"/>
          <w:sz w:val="22"/>
          <w:szCs w:val="22"/>
        </w:rPr>
        <w:t xml:space="preserve"> is increased in </w:t>
      </w:r>
      <w:proofErr w:type="spellStart"/>
      <w:r>
        <w:rPr>
          <w:rFonts w:ascii="Arial" w:eastAsia="Arial" w:hAnsi="Arial" w:cs="Arial"/>
          <w:sz w:val="22"/>
          <w:szCs w:val="22"/>
        </w:rPr>
        <w:t>FeR</w:t>
      </w:r>
      <w:proofErr w:type="spellEnd"/>
      <w:r>
        <w:rPr>
          <w:rFonts w:ascii="Arial" w:eastAsia="Arial" w:hAnsi="Arial" w:cs="Arial"/>
          <w:sz w:val="22"/>
          <w:szCs w:val="22"/>
        </w:rPr>
        <w:t xml:space="preserve"> 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These changes suggest that repletion of iron status does not restore thyroid hormone homeostatic genes. </w:t>
      </w:r>
      <w:r>
        <w:rPr>
          <w:rFonts w:ascii="Arial" w:eastAsia="Arial" w:hAnsi="Arial" w:cs="Arial"/>
          <w:b/>
          <w:sz w:val="22"/>
          <w:szCs w:val="22"/>
        </w:rPr>
        <w:t>(C)</w:t>
      </w:r>
      <w:r>
        <w:rPr>
          <w:rFonts w:ascii="Arial" w:eastAsia="Arial" w:hAnsi="Arial" w:cs="Arial"/>
          <w:sz w:val="22"/>
          <w:szCs w:val="22"/>
        </w:rPr>
        <w:t xml:space="preserve"> qPCR for known thyroid hormone responsive genes involved in neuronal development, </w:t>
      </w:r>
      <w:r>
        <w:rPr>
          <w:rFonts w:ascii="Arial" w:eastAsia="Arial" w:hAnsi="Arial" w:cs="Arial"/>
          <w:i/>
          <w:sz w:val="22"/>
          <w:szCs w:val="22"/>
        </w:rPr>
        <w:t xml:space="preserve">Klf9,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sz w:val="22"/>
          <w:szCs w:val="22"/>
        </w:rPr>
        <w:t xml:space="preserve">.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have significantly decreased </w:t>
      </w:r>
      <w:proofErr w:type="spellStart"/>
      <w:r>
        <w:rPr>
          <w:rFonts w:ascii="Arial" w:eastAsia="Arial" w:hAnsi="Arial" w:cs="Arial"/>
          <w:sz w:val="22"/>
          <w:szCs w:val="22"/>
        </w:rPr>
        <w:t>mrNA</w:t>
      </w:r>
      <w:proofErr w:type="spellEnd"/>
      <w:r>
        <w:rPr>
          <w:rFonts w:ascii="Arial" w:eastAsia="Arial" w:hAnsi="Arial" w:cs="Arial"/>
          <w:sz w:val="22"/>
          <w:szCs w:val="22"/>
        </w:rPr>
        <w:t xml:space="preserve"> levels of </w:t>
      </w:r>
      <w:proofErr w:type="spellStart"/>
      <w:r>
        <w:rPr>
          <w:rFonts w:ascii="Arial" w:eastAsia="Arial" w:hAnsi="Arial" w:cs="Arial"/>
          <w:i/>
          <w:sz w:val="22"/>
          <w:szCs w:val="22"/>
        </w:rPr>
        <w:t>Nrgn</w:t>
      </w:r>
      <w:proofErr w:type="spellEnd"/>
      <w:r>
        <w:rPr>
          <w:rFonts w:ascii="Arial" w:eastAsia="Arial" w:hAnsi="Arial" w:cs="Arial"/>
          <w:sz w:val="22"/>
          <w:szCs w:val="22"/>
        </w:rPr>
        <w:t xml:space="preserve"> and </w:t>
      </w:r>
      <w:proofErr w:type="spellStart"/>
      <w:r>
        <w:rPr>
          <w:rFonts w:ascii="Arial" w:eastAsia="Arial" w:hAnsi="Arial" w:cs="Arial"/>
          <w:i/>
          <w:sz w:val="22"/>
          <w:szCs w:val="22"/>
        </w:rPr>
        <w:t>Pvalb</w:t>
      </w:r>
      <w:proofErr w:type="spellEnd"/>
      <w:r>
        <w:rPr>
          <w:rFonts w:ascii="Arial" w:eastAsia="Arial" w:hAnsi="Arial" w:cs="Arial"/>
          <w:i/>
          <w:sz w:val="22"/>
          <w:szCs w:val="22"/>
        </w:rPr>
        <w:t xml:space="preserve"> </w:t>
      </w:r>
      <w:r>
        <w:rPr>
          <w:rFonts w:ascii="Arial" w:eastAsia="Arial" w:hAnsi="Arial" w:cs="Arial"/>
          <w:sz w:val="22"/>
          <w:szCs w:val="22"/>
        </w:rPr>
        <w:t xml:space="preserve">compared to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and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Moderate restoration of neurodevelopmental genes with iron repletion suggests some recovery from </w:t>
      </w:r>
      <w:r>
        <w:rPr>
          <w:rFonts w:ascii="Arial" w:eastAsia="Arial" w:hAnsi="Arial" w:cs="Arial"/>
          <w:sz w:val="22"/>
          <w:szCs w:val="22"/>
        </w:rPr>
        <w:lastRenderedPageBreak/>
        <w:t xml:space="preserve">iron induced changes to thyroid hormone responsive genes. For </w:t>
      </w:r>
      <w:r>
        <w:rPr>
          <w:rFonts w:ascii="Arial" w:eastAsia="Arial" w:hAnsi="Arial" w:cs="Arial"/>
          <w:i/>
          <w:sz w:val="22"/>
          <w:szCs w:val="22"/>
        </w:rPr>
        <w:t xml:space="preserve">A, B, </w:t>
      </w:r>
      <w:r>
        <w:rPr>
          <w:rFonts w:ascii="Arial" w:eastAsia="Arial" w:hAnsi="Arial" w:cs="Arial"/>
          <w:sz w:val="22"/>
          <w:szCs w:val="22"/>
        </w:rPr>
        <w:t xml:space="preserve">and </w:t>
      </w:r>
      <w:r>
        <w:rPr>
          <w:rFonts w:ascii="Arial" w:eastAsia="Arial" w:hAnsi="Arial" w:cs="Arial"/>
          <w:i/>
          <w:sz w:val="22"/>
          <w:szCs w:val="22"/>
        </w:rPr>
        <w:t>C</w:t>
      </w:r>
      <w:r>
        <w:rPr>
          <w:rFonts w:ascii="Arial" w:eastAsia="Arial" w:hAnsi="Arial" w:cs="Arial"/>
          <w:sz w:val="22"/>
          <w:szCs w:val="22"/>
        </w:rPr>
        <w:t>, individual data points representing one unique culture are shown alongside mean ± SD relative to the average (A) ATP concentration or (</w:t>
      </w:r>
      <w:proofErr w:type="gramStart"/>
      <w:r>
        <w:rPr>
          <w:rFonts w:ascii="Arial" w:eastAsia="Arial" w:hAnsi="Arial" w:cs="Arial"/>
          <w:sz w:val="22"/>
          <w:szCs w:val="22"/>
        </w:rPr>
        <w:t>B,C</w:t>
      </w:r>
      <w:proofErr w:type="gramEnd"/>
      <w:r>
        <w:rPr>
          <w:rFonts w:ascii="Arial" w:eastAsia="Arial" w:hAnsi="Arial" w:cs="Arial"/>
          <w:sz w:val="22"/>
          <w:szCs w:val="22"/>
        </w:rPr>
        <w:t>) mRNA level for the iron sufficient (</w:t>
      </w:r>
      <w:proofErr w:type="spellStart"/>
      <w:r>
        <w:rPr>
          <w:rFonts w:ascii="Arial" w:eastAsia="Arial" w:hAnsi="Arial" w:cs="Arial"/>
          <w:sz w:val="22"/>
          <w:szCs w:val="22"/>
        </w:rPr>
        <w:t>FeS</w:t>
      </w:r>
      <w:proofErr w:type="spellEnd"/>
      <w:r>
        <w:rPr>
          <w:rFonts w:ascii="Arial" w:eastAsia="Arial" w:hAnsi="Arial" w:cs="Arial"/>
          <w:sz w:val="22"/>
          <w:szCs w:val="22"/>
        </w:rPr>
        <w:t>) group at each neuronal age. Asterisks indicate statistical difference between treatment groups at a given age as indicated by Tukey’s post-hoc test after a significant difference between groups via one-way ANOVA (</w:t>
      </w:r>
      <w:r>
        <w:rPr>
          <w:rFonts w:ascii="Arial" w:eastAsia="Arial" w:hAnsi="Arial" w:cs="Arial"/>
          <w:i/>
          <w:sz w:val="22"/>
          <w:szCs w:val="22"/>
        </w:rPr>
        <w:t>n</w:t>
      </w:r>
      <w:r>
        <w:rPr>
          <w:rFonts w:ascii="Arial" w:eastAsia="Arial" w:hAnsi="Arial" w:cs="Arial"/>
          <w:sz w:val="22"/>
          <w:szCs w:val="22"/>
        </w:rPr>
        <w:t xml:space="preserve">=15-20). </w:t>
      </w:r>
      <w:r>
        <w:rPr>
          <w:rFonts w:ascii="Arial" w:eastAsia="Arial" w:hAnsi="Arial" w:cs="Arial"/>
          <w:b/>
          <w:sz w:val="22"/>
          <w:szCs w:val="22"/>
        </w:rPr>
        <w:t xml:space="preserve">(D) </w:t>
      </w:r>
      <w:r>
        <w:rPr>
          <w:rFonts w:ascii="Arial" w:eastAsia="Arial" w:hAnsi="Arial" w:cs="Arial"/>
          <w:sz w:val="22"/>
          <w:szCs w:val="22"/>
        </w:rPr>
        <w:t xml:space="preserve">Principal component analysis (PCA) plot of mRNA levels for all genes in </w:t>
      </w:r>
      <w:r>
        <w:rPr>
          <w:rFonts w:ascii="Arial" w:eastAsia="Arial" w:hAnsi="Arial" w:cs="Arial"/>
          <w:i/>
          <w:sz w:val="22"/>
          <w:szCs w:val="22"/>
        </w:rPr>
        <w:t>B, C</w:t>
      </w:r>
      <w:r>
        <w:rPr>
          <w:rFonts w:ascii="Arial" w:eastAsia="Arial" w:hAnsi="Arial" w:cs="Arial"/>
          <w:sz w:val="22"/>
          <w:szCs w:val="22"/>
        </w:rPr>
        <w:t xml:space="preserve"> and </w:t>
      </w:r>
      <w:r>
        <w:rPr>
          <w:rFonts w:ascii="Arial" w:eastAsia="Arial" w:hAnsi="Arial" w:cs="Arial"/>
          <w:i/>
          <w:sz w:val="22"/>
          <w:szCs w:val="22"/>
        </w:rPr>
        <w:t xml:space="preserve">Tfr1 </w:t>
      </w:r>
      <w:r>
        <w:rPr>
          <w:rFonts w:ascii="Arial" w:eastAsia="Arial" w:hAnsi="Arial" w:cs="Arial"/>
          <w:sz w:val="22"/>
          <w:szCs w:val="22"/>
        </w:rPr>
        <w:t xml:space="preserve">from Figure 1B. Individual points represent the PCA score for an individual culture and lines represent the loading values for the annotated mRNA. Treatment groups are notated on individual points and reveal clustering of </w:t>
      </w:r>
      <w:proofErr w:type="spellStart"/>
      <w:r>
        <w:rPr>
          <w:rFonts w:ascii="Arial" w:eastAsia="Arial" w:hAnsi="Arial" w:cs="Arial"/>
          <w:sz w:val="22"/>
          <w:szCs w:val="22"/>
        </w:rPr>
        <w:t>FeS</w:t>
      </w:r>
      <w:proofErr w:type="spellEnd"/>
      <w:r>
        <w:rPr>
          <w:rFonts w:ascii="Arial" w:eastAsia="Arial" w:hAnsi="Arial" w:cs="Arial"/>
          <w:sz w:val="22"/>
          <w:szCs w:val="22"/>
        </w:rPr>
        <w:t xml:space="preserve"> cultures away from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on principal component 1 (PC1), with </w:t>
      </w:r>
      <w:proofErr w:type="spellStart"/>
      <w:r>
        <w:rPr>
          <w:rFonts w:ascii="Arial" w:eastAsia="Arial" w:hAnsi="Arial" w:cs="Arial"/>
          <w:sz w:val="22"/>
          <w:szCs w:val="22"/>
        </w:rPr>
        <w:t>FeR</w:t>
      </w:r>
      <w:proofErr w:type="spellEnd"/>
      <w:r>
        <w:rPr>
          <w:rFonts w:ascii="Arial" w:eastAsia="Arial" w:hAnsi="Arial" w:cs="Arial"/>
          <w:sz w:val="22"/>
          <w:szCs w:val="22"/>
        </w:rPr>
        <w:t xml:space="preserve"> cultures between </w:t>
      </w:r>
      <w:proofErr w:type="spellStart"/>
      <w:r>
        <w:rPr>
          <w:rFonts w:ascii="Arial" w:eastAsia="Arial" w:hAnsi="Arial" w:cs="Arial"/>
          <w:sz w:val="22"/>
          <w:szCs w:val="22"/>
        </w:rPr>
        <w:t>FeS</w:t>
      </w:r>
      <w:proofErr w:type="spellEnd"/>
      <w:r>
        <w:rPr>
          <w:rFonts w:ascii="Arial" w:eastAsia="Arial" w:hAnsi="Arial" w:cs="Arial"/>
          <w:sz w:val="22"/>
          <w:szCs w:val="22"/>
        </w:rPr>
        <w:t xml:space="preserve"> and </w:t>
      </w:r>
      <w:proofErr w:type="spellStart"/>
      <w:r>
        <w:rPr>
          <w:rFonts w:ascii="Arial" w:eastAsia="Arial" w:hAnsi="Arial" w:cs="Arial"/>
          <w:sz w:val="22"/>
          <w:szCs w:val="22"/>
        </w:rPr>
        <w:t>FeD</w:t>
      </w:r>
      <w:proofErr w:type="spellEnd"/>
      <w:r>
        <w:rPr>
          <w:rFonts w:ascii="Arial" w:eastAsia="Arial" w:hAnsi="Arial" w:cs="Arial"/>
          <w:sz w:val="22"/>
          <w:szCs w:val="22"/>
        </w:rPr>
        <w:t xml:space="preserve"> cultures, but closer to </w:t>
      </w:r>
      <w:proofErr w:type="spellStart"/>
      <w:r>
        <w:rPr>
          <w:rFonts w:ascii="Arial" w:eastAsia="Arial" w:hAnsi="Arial" w:cs="Arial"/>
          <w:sz w:val="22"/>
          <w:szCs w:val="22"/>
        </w:rPr>
        <w:t>FeD.</w:t>
      </w:r>
      <w:proofErr w:type="spellEnd"/>
      <w:r>
        <w:rPr>
          <w:rFonts w:ascii="Arial" w:eastAsia="Arial" w:hAnsi="Arial" w:cs="Arial"/>
          <w:sz w:val="22"/>
          <w:szCs w:val="22"/>
        </w:rPr>
        <w:t xml:space="preserve"> Directionality of loading values suggests </w:t>
      </w:r>
      <w:proofErr w:type="spellStart"/>
      <w:r>
        <w:rPr>
          <w:rFonts w:ascii="Arial" w:eastAsia="Arial" w:hAnsi="Arial" w:cs="Arial"/>
          <w:i/>
          <w:sz w:val="22"/>
          <w:szCs w:val="22"/>
        </w:rPr>
        <w:t>Crym</w:t>
      </w:r>
      <w:proofErr w:type="spellEnd"/>
      <w:r>
        <w:rPr>
          <w:rFonts w:ascii="Arial" w:eastAsia="Arial" w:hAnsi="Arial" w:cs="Arial"/>
          <w:sz w:val="22"/>
          <w:szCs w:val="22"/>
        </w:rPr>
        <w:t xml:space="preserve">, </w:t>
      </w:r>
      <w:r>
        <w:rPr>
          <w:rFonts w:ascii="Arial" w:eastAsia="Arial" w:hAnsi="Arial" w:cs="Arial"/>
          <w:i/>
          <w:sz w:val="22"/>
          <w:szCs w:val="22"/>
        </w:rPr>
        <w:t xml:space="preserve">Dio2, </w:t>
      </w:r>
      <w:proofErr w:type="spellStart"/>
      <w:r>
        <w:rPr>
          <w:rFonts w:ascii="Arial" w:eastAsia="Arial" w:hAnsi="Arial" w:cs="Arial"/>
          <w:i/>
          <w:sz w:val="22"/>
          <w:szCs w:val="22"/>
        </w:rPr>
        <w:t>Nrgn</w:t>
      </w:r>
      <w:proofErr w:type="spellEnd"/>
      <w:r>
        <w:rPr>
          <w:rFonts w:ascii="Arial" w:eastAsia="Arial" w:hAnsi="Arial" w:cs="Arial"/>
          <w:i/>
          <w:sz w:val="22"/>
          <w:szCs w:val="22"/>
        </w:rPr>
        <w:t xml:space="preserve">, Klf9, </w:t>
      </w:r>
      <w:proofErr w:type="spellStart"/>
      <w:r>
        <w:rPr>
          <w:rFonts w:ascii="Arial" w:eastAsia="Arial" w:hAnsi="Arial" w:cs="Arial"/>
          <w:i/>
          <w:sz w:val="22"/>
          <w:szCs w:val="22"/>
        </w:rPr>
        <w:t>Hr</w:t>
      </w:r>
      <w:proofErr w:type="spellEnd"/>
      <w:r>
        <w:rPr>
          <w:rFonts w:ascii="Arial" w:eastAsia="Arial" w:hAnsi="Arial" w:cs="Arial"/>
          <w:i/>
          <w:sz w:val="22"/>
          <w:szCs w:val="22"/>
        </w:rPr>
        <w:t xml:space="preserve">, </w:t>
      </w:r>
      <w:r>
        <w:rPr>
          <w:rFonts w:ascii="Arial" w:eastAsia="Arial" w:hAnsi="Arial" w:cs="Arial"/>
          <w:sz w:val="22"/>
          <w:szCs w:val="22"/>
        </w:rPr>
        <w:t>and</w:t>
      </w:r>
      <w:r>
        <w:rPr>
          <w:rFonts w:ascii="Arial" w:eastAsia="Arial" w:hAnsi="Arial" w:cs="Arial"/>
          <w:i/>
          <w:sz w:val="22"/>
          <w:szCs w:val="22"/>
        </w:rPr>
        <w:t xml:space="preserve"> Slc16a</w:t>
      </w:r>
      <w:proofErr w:type="gramStart"/>
      <w:r>
        <w:rPr>
          <w:rFonts w:ascii="Arial" w:eastAsia="Arial" w:hAnsi="Arial" w:cs="Arial"/>
          <w:i/>
          <w:sz w:val="22"/>
          <w:szCs w:val="22"/>
        </w:rPr>
        <w:t xml:space="preserve">2 </w:t>
      </w:r>
      <w:r>
        <w:rPr>
          <w:rFonts w:ascii="Arial" w:eastAsia="Arial" w:hAnsi="Arial" w:cs="Arial"/>
          <w:sz w:val="22"/>
          <w:szCs w:val="22"/>
        </w:rPr>
        <w:t xml:space="preserve"> are</w:t>
      </w:r>
      <w:proofErr w:type="gramEnd"/>
      <w:r>
        <w:rPr>
          <w:rFonts w:ascii="Arial" w:eastAsia="Arial" w:hAnsi="Arial" w:cs="Arial"/>
          <w:sz w:val="22"/>
          <w:szCs w:val="22"/>
        </w:rPr>
        <w:t xml:space="preserve"> more correlated for predicting variability in cultures than other genes, including the iron status gene </w:t>
      </w:r>
      <w:r>
        <w:rPr>
          <w:rFonts w:ascii="Arial" w:eastAsia="Arial" w:hAnsi="Arial" w:cs="Arial"/>
          <w:i/>
          <w:sz w:val="22"/>
          <w:szCs w:val="22"/>
        </w:rPr>
        <w:t>Tfr1</w:t>
      </w:r>
      <w:r>
        <w:rPr>
          <w:rFonts w:ascii="Arial" w:eastAsia="Arial" w:hAnsi="Arial" w:cs="Arial"/>
          <w:sz w:val="22"/>
          <w:szCs w:val="22"/>
        </w:rPr>
        <w:t xml:space="preserve">. This suggests that the underlying thyroid hormone responsive gene signature may be useful in predicting current and previous iron status of neuronal cultures. </w:t>
      </w:r>
    </w:p>
    <w:p w14:paraId="00000081" w14:textId="77777777" w:rsidR="0055453B" w:rsidRDefault="0055453B">
      <w:pPr>
        <w:spacing w:line="480" w:lineRule="auto"/>
        <w:jc w:val="both"/>
        <w:rPr>
          <w:rFonts w:ascii="Arial" w:eastAsia="Arial" w:hAnsi="Arial" w:cs="Arial"/>
          <w:b/>
          <w:sz w:val="22"/>
          <w:szCs w:val="22"/>
        </w:rPr>
      </w:pPr>
    </w:p>
    <w:p w14:paraId="00000082" w14:textId="77777777" w:rsidR="0055453B" w:rsidRDefault="0055453B">
      <w:pPr>
        <w:spacing w:line="480" w:lineRule="auto"/>
        <w:jc w:val="both"/>
        <w:rPr>
          <w:rFonts w:ascii="Arial" w:eastAsia="Arial" w:hAnsi="Arial" w:cs="Arial"/>
          <w:b/>
          <w:sz w:val="22"/>
          <w:szCs w:val="22"/>
        </w:rPr>
        <w:sectPr w:rsidR="0055453B">
          <w:pgSz w:w="12240" w:h="15840"/>
          <w:pgMar w:top="1440" w:right="1800" w:bottom="1440" w:left="1800" w:header="720" w:footer="720" w:gutter="0"/>
          <w:cols w:space="720"/>
        </w:sectPr>
      </w:pPr>
    </w:p>
    <w:p w14:paraId="00000083" w14:textId="77777777" w:rsidR="0055453B" w:rsidRDefault="00000000">
      <w:pPr>
        <w:spacing w:line="480" w:lineRule="auto"/>
        <w:jc w:val="both"/>
        <w:rPr>
          <w:rFonts w:ascii="Arial" w:eastAsia="Arial" w:hAnsi="Arial" w:cs="Arial"/>
          <w:b/>
          <w:sz w:val="22"/>
          <w:szCs w:val="22"/>
        </w:rPr>
      </w:pPr>
      <w:r>
        <w:br w:type="page"/>
      </w:r>
    </w:p>
    <w:p w14:paraId="00000084" w14:textId="77777777" w:rsidR="0055453B" w:rsidRDefault="00000000">
      <w:pPr>
        <w:spacing w:line="480" w:lineRule="auto"/>
        <w:jc w:val="both"/>
        <w:rPr>
          <w:rFonts w:ascii="Arial" w:eastAsia="Arial" w:hAnsi="Arial" w:cs="Arial"/>
          <w:b/>
          <w:sz w:val="22"/>
          <w:szCs w:val="22"/>
        </w:rPr>
      </w:pPr>
      <w:r>
        <w:rPr>
          <w:rFonts w:ascii="Arial" w:eastAsia="Arial" w:hAnsi="Arial" w:cs="Arial"/>
          <w:b/>
          <w:sz w:val="22"/>
          <w:szCs w:val="22"/>
        </w:rPr>
        <w:lastRenderedPageBreak/>
        <w:t>Supplement Figure</w:t>
      </w:r>
    </w:p>
    <w:p w14:paraId="00000085" w14:textId="176C0018" w:rsidR="0055453B" w:rsidRDefault="00343D4F">
      <w:pPr>
        <w:spacing w:line="480" w:lineRule="auto"/>
        <w:jc w:val="both"/>
        <w:rPr>
          <w:rFonts w:ascii="Arial" w:eastAsia="Arial" w:hAnsi="Arial" w:cs="Arial"/>
          <w:b/>
          <w:sz w:val="22"/>
          <w:szCs w:val="22"/>
        </w:rPr>
      </w:pPr>
      <w:r>
        <w:rPr>
          <w:rFonts w:ascii="Arial" w:eastAsia="Arial" w:hAnsi="Arial" w:cs="Arial"/>
          <w:b/>
          <w:noProof/>
          <w:sz w:val="22"/>
          <w:szCs w:val="22"/>
        </w:rPr>
        <w:drawing>
          <wp:inline distT="0" distB="0" distL="0" distR="0" wp14:anchorId="159C3887" wp14:editId="273DB651">
            <wp:extent cx="3508218" cy="7383926"/>
            <wp:effectExtent l="0" t="0" r="0" b="7620"/>
            <wp:docPr id="5264656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9883" cy="7408477"/>
                    </a:xfrm>
                    <a:prstGeom prst="rect">
                      <a:avLst/>
                    </a:prstGeom>
                    <a:noFill/>
                    <a:ln>
                      <a:noFill/>
                    </a:ln>
                  </pic:spPr>
                </pic:pic>
              </a:graphicData>
            </a:graphic>
          </wp:inline>
        </w:drawing>
      </w:r>
    </w:p>
    <w:p w14:paraId="00000086" w14:textId="77777777" w:rsidR="0055453B" w:rsidRDefault="00000000">
      <w:pPr>
        <w:spacing w:line="480" w:lineRule="auto"/>
        <w:jc w:val="both"/>
        <w:rPr>
          <w:rFonts w:ascii="Arial" w:eastAsia="Arial" w:hAnsi="Arial" w:cs="Arial"/>
          <w:sz w:val="22"/>
          <w:szCs w:val="22"/>
        </w:rPr>
      </w:pPr>
      <w:r>
        <w:rPr>
          <w:rFonts w:ascii="Arial" w:eastAsia="Arial" w:hAnsi="Arial" w:cs="Arial"/>
          <w:b/>
          <w:sz w:val="22"/>
          <w:szCs w:val="22"/>
        </w:rPr>
        <w:lastRenderedPageBreak/>
        <w:t xml:space="preserve">Supplement Figure 1. Scree plots and loading heatmaps for Principal Component Analyses. </w:t>
      </w:r>
      <w:r>
        <w:rPr>
          <w:rFonts w:ascii="Arial" w:eastAsia="Arial" w:hAnsi="Arial" w:cs="Arial"/>
          <w:sz w:val="22"/>
          <w:szCs w:val="22"/>
        </w:rPr>
        <w:t xml:space="preserve">Scree plots showing the proportion of overall variance accounted for by each Principal Component corresponding to the appropriate PCA at each DIV are shown on the left (A: 11DIV / Figure 2C; B: 18DIV / Figure 3C; C: 21DIV / Figure 4D). Corresponding heatmaps of loading values are shown on the right to show the representative weight of each gene’s mRNA level prediction to each Principal Component. </w:t>
      </w:r>
    </w:p>
    <w:sectPr w:rsidR="0055453B">
      <w:footerReference w:type="default" r:id="rId22"/>
      <w:type w:val="continuous"/>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im Monko" w:date="2023-07-06T11:55:00Z" w:initials="TM">
    <w:p w14:paraId="1EE8A27B" w14:textId="77777777" w:rsidR="002E4400" w:rsidRDefault="002E4400" w:rsidP="009854BF">
      <w:pPr>
        <w:pStyle w:val="CommentText"/>
      </w:pPr>
      <w:r>
        <w:rPr>
          <w:rStyle w:val="CommentReference"/>
        </w:rPr>
        <w:annotationRef/>
      </w:r>
      <w:r>
        <w:t>Currently too long</w:t>
      </w:r>
    </w:p>
  </w:comment>
  <w:comment w:id="1" w:author="Tim Monko" w:date="2023-07-06T14:25:00Z" w:initials="TM">
    <w:p w14:paraId="0DE283EA" w14:textId="77777777" w:rsidR="0013691F" w:rsidRDefault="0013691F" w:rsidP="004C7865">
      <w:pPr>
        <w:pStyle w:val="CommentText"/>
      </w:pPr>
      <w:r>
        <w:rPr>
          <w:rStyle w:val="CommentReference"/>
        </w:rPr>
        <w:annotationRef/>
      </w:r>
      <w:r>
        <w:t>311 words</w:t>
      </w:r>
    </w:p>
  </w:comment>
  <w:comment w:id="10" w:author="Thomas W Bastian" w:date="2023-07-07T14:09:00Z" w:initials="TB">
    <w:p w14:paraId="02E2C877" w14:textId="77777777" w:rsidR="00C536A6" w:rsidRDefault="00C536A6" w:rsidP="00CF5576">
      <w:r>
        <w:rPr>
          <w:rStyle w:val="CommentReference"/>
        </w:rPr>
        <w:annotationRef/>
      </w:r>
      <w:r>
        <w:rPr>
          <w:color w:val="000000"/>
        </w:rPr>
        <w:t>You haven’t explained TfR1 so I think you can just remove this from this abstract. Within the body they will see how we indexed iron status</w:t>
      </w:r>
    </w:p>
  </w:comment>
  <w:comment w:id="14" w:author="Thomas W Bastian" w:date="2023-07-07T14:10:00Z" w:initials="TB">
    <w:p w14:paraId="25B2280B" w14:textId="77777777" w:rsidR="00C536A6" w:rsidRDefault="00C536A6" w:rsidP="00727A54">
      <w:r>
        <w:rPr>
          <w:rStyle w:val="CommentReference"/>
        </w:rPr>
        <w:annotationRef/>
      </w:r>
      <w:r>
        <w:rPr>
          <w:color w:val="000000"/>
        </w:rPr>
        <w:t>This is clunky</w:t>
      </w:r>
    </w:p>
  </w:comment>
  <w:comment w:id="15" w:author="Tim Monko" w:date="2023-07-18T12:19:00Z" w:initials="TM">
    <w:p w14:paraId="1F46BF45" w14:textId="77777777" w:rsidR="007C4403" w:rsidRDefault="007C4403" w:rsidP="00D354F5">
      <w:pPr>
        <w:pStyle w:val="CommentText"/>
      </w:pPr>
      <w:r>
        <w:rPr>
          <w:rStyle w:val="CommentReference"/>
        </w:rPr>
        <w:annotationRef/>
      </w:r>
      <w:r>
        <w:t>Dropped previous gene description to combine with otherwise somewhat redundant PCA clustering interpretation</w:t>
      </w:r>
    </w:p>
  </w:comment>
  <w:comment w:id="22" w:author="Thomas W Bastian" w:date="2023-07-07T14:14:00Z" w:initials="TB">
    <w:p w14:paraId="48DD197A" w14:textId="08B5792C" w:rsidR="00887FBD" w:rsidRDefault="00887FBD" w:rsidP="00F42956">
      <w:r>
        <w:rPr>
          <w:rStyle w:val="CommentReference"/>
        </w:rPr>
        <w:annotationRef/>
      </w:r>
      <w:r>
        <w:rPr>
          <w:color w:val="000000"/>
        </w:rPr>
        <w:t>Trying to keep it a bit more general because we are trying to encompass a lot of different disorders</w:t>
      </w:r>
    </w:p>
  </w:comment>
  <w:comment w:id="36" w:author="Tim Monko" w:date="2023-07-06T13:55:00Z" w:initials="TM">
    <w:p w14:paraId="35A57BB3" w14:textId="4CB5B77F" w:rsidR="00E7257C" w:rsidRDefault="00E7257C" w:rsidP="00172170">
      <w:pPr>
        <w:pStyle w:val="CommentText"/>
      </w:pPr>
      <w:r>
        <w:rPr>
          <w:rStyle w:val="CommentReference"/>
        </w:rPr>
        <w:annotationRef/>
      </w:r>
      <w:r>
        <w:t>Michael has quite a few comments about using the word programming with respect to "metabolic adaptation program"</w:t>
      </w:r>
    </w:p>
  </w:comment>
  <w:comment w:id="37" w:author="Tim Monko" w:date="2023-07-06T13:56:00Z" w:initials="TM">
    <w:p w14:paraId="7C951F91" w14:textId="77777777" w:rsidR="00DC7346" w:rsidRDefault="00DC7346" w:rsidP="009F2E23">
      <w:pPr>
        <w:pStyle w:val="CommentText"/>
      </w:pPr>
      <w:r>
        <w:rPr>
          <w:rStyle w:val="CommentReference"/>
        </w:rPr>
        <w:annotationRef/>
      </w:r>
      <w:r>
        <w:t>Maybe re-programming</w:t>
      </w:r>
    </w:p>
  </w:comment>
  <w:comment w:id="47" w:author="Tim Monko" w:date="2023-07-06T14:04:00Z" w:initials="TM">
    <w:p w14:paraId="46C06F6D" w14:textId="54B9E03B" w:rsidR="002C23C7" w:rsidRDefault="002C23C7">
      <w:pPr>
        <w:pStyle w:val="CommentText"/>
      </w:pPr>
      <w:r>
        <w:rPr>
          <w:rStyle w:val="CommentReference"/>
        </w:rPr>
        <w:annotationRef/>
      </w:r>
      <w:r>
        <w:t>From Michael:</w:t>
      </w:r>
    </w:p>
    <w:p w14:paraId="5F7F7B04" w14:textId="77777777" w:rsidR="002C23C7" w:rsidRDefault="002C23C7">
      <w:pPr>
        <w:pStyle w:val="CommentText"/>
      </w:pPr>
    </w:p>
    <w:p w14:paraId="4F2A72FE" w14:textId="77777777" w:rsidR="002C23C7" w:rsidRDefault="002C23C7" w:rsidP="00565F7D">
      <w:pPr>
        <w:pStyle w:val="CommentText"/>
      </w:pPr>
      <w:r>
        <w:t xml:space="preserve">At some point in this paper, I think you will have to “follow this train down the tracks” by further hypothesizing what the downstream effects of this adaptation would be. Specifically, systems like mTOR, which regulate cellular cellular growth (rates of DNA transcription, RNA translation) and protein structure, eg actin polymerization, vs self destruction (autophagy) do so by sensing nutrient availability through transmembrane sensors for key metabolic nutrients (BCAA, O2, glucose, iron). So, the adaptive response is simplification of structure (which conserves limited energy resources) as opposed to cell death (autophagy). So, there IS long-term “damage” due to simplification of architecture (and thus loss of capacity), but that is a heck of a lot better than complete loss of capacity through cell death. The reason to discuss these next steps “down the line” from the level you are describing is that it gives a biological plausibility to the novel hypothesis, since we indeed do see simplified architecture, but not complete loss of function. I’d start a later paragraph with “the downstream effects of this adaptation are…” </w:t>
      </w:r>
    </w:p>
  </w:comment>
  <w:comment w:id="48" w:author="Tim Monko" w:date="2023-07-06T14:18:00Z" w:initials="TM">
    <w:p w14:paraId="636206B9" w14:textId="77777777" w:rsidR="001E0914" w:rsidRDefault="001E0914" w:rsidP="00895BBB">
      <w:pPr>
        <w:pStyle w:val="CommentText"/>
      </w:pPr>
      <w:r>
        <w:rPr>
          <w:rStyle w:val="CommentReference"/>
        </w:rPr>
        <w:annotationRef/>
      </w:r>
      <w:r>
        <w:t>I agree with Michael, but feel uncertain if this is over-interpretation of the data. As long we are clear that these are putative downstream effects of adaptation.</w:t>
      </w:r>
    </w:p>
  </w:comment>
  <w:comment w:id="49" w:author="Tim Monko" w:date="2023-07-18T16:55:00Z" w:initials="TM">
    <w:p w14:paraId="29AE6FB9" w14:textId="77777777" w:rsidR="008D6D7C" w:rsidRDefault="008D6D7C" w:rsidP="006673B0">
      <w:pPr>
        <w:pStyle w:val="CommentText"/>
      </w:pPr>
      <w:r>
        <w:rPr>
          <w:rStyle w:val="CommentReference"/>
        </w:rPr>
        <w:annotationRef/>
      </w:r>
      <w:r>
        <w:t>Is this where we actually want this paragraph?</w:t>
      </w:r>
    </w:p>
  </w:comment>
  <w:comment w:id="51" w:author="Tim Monko" w:date="2023-07-06T14:06:00Z" w:initials="TM">
    <w:p w14:paraId="36094505" w14:textId="2820B329" w:rsidR="00D83092" w:rsidRDefault="00D83092">
      <w:pPr>
        <w:pStyle w:val="CommentText"/>
      </w:pPr>
      <w:r>
        <w:rPr>
          <w:rStyle w:val="CommentReference"/>
        </w:rPr>
        <w:annotationRef/>
      </w:r>
      <w:r>
        <w:t xml:space="preserve">From Michael: </w:t>
      </w:r>
    </w:p>
    <w:p w14:paraId="1CA9B1C7" w14:textId="77777777" w:rsidR="00D83092" w:rsidRDefault="00D83092">
      <w:pPr>
        <w:pStyle w:val="CommentText"/>
      </w:pPr>
    </w:p>
    <w:p w14:paraId="07A29D67" w14:textId="77777777" w:rsidR="00D83092" w:rsidRDefault="00D83092" w:rsidP="002D24B1">
      <w:pPr>
        <w:pStyle w:val="CommentText"/>
      </w:pPr>
      <w:r>
        <w:t xml:space="preserve">Yes. Now, I think there is another piece of information that the average reader who is not familiar with DOHaD needs to know. I think you need to address the obvious question of “well, why doesn’t the system return to normal when the missing nutrient is re-supplied?” No one know the answer to that, but it appears that metabolic setpoints (whether this one we are studying, or the much better studies on glucose metabolism and insulin resistance (diabetes)), are set early in life in apparent anticipation of life long metabolic status. Given that developmental set-up, the “thrifty phenotype” system (see articles by Gluckman and Hanson on the subject of mismatch between prenatal and postnatal environment as the significant stressor and its root cause, the anticipatory set point theory). </w:t>
      </w:r>
    </w:p>
  </w:comment>
  <w:comment w:id="52" w:author="Tim Monko" w:date="2023-07-18T18:58:00Z" w:initials="TM">
    <w:p w14:paraId="3C5ADDC8" w14:textId="77777777" w:rsidR="001E18A1" w:rsidRDefault="001E18A1" w:rsidP="00586063">
      <w:pPr>
        <w:pStyle w:val="CommentText"/>
      </w:pPr>
      <w:r>
        <w:rPr>
          <w:rStyle w:val="CommentReference"/>
        </w:rPr>
        <w:annotationRef/>
      </w:r>
      <w:r>
        <w:t xml:space="preserve">I think a metabolic setpoint established during early development could be described in the following few sentences, but it seems a bit inconsistent with the story we are trying to tell (i.e. changes to development = changes to later in life). We do not try to posit anything about this specific setpoint nor what it means for the function of the neuron, so I've opted not to write more here. </w:t>
      </w:r>
    </w:p>
  </w:comment>
  <w:comment w:id="58" w:author="Tim Monko" w:date="2023-07-18T18:41:00Z" w:initials="TM">
    <w:p w14:paraId="3CCA7CF3" w14:textId="5E10A57A" w:rsidR="00986508" w:rsidRDefault="00986508" w:rsidP="00316B7B">
      <w:pPr>
        <w:pStyle w:val="CommentText"/>
      </w:pPr>
      <w:r>
        <w:rPr>
          <w:rStyle w:val="CommentReference"/>
        </w:rPr>
        <w:annotationRef/>
      </w:r>
      <w:r>
        <w:t>Is it better or worse to explicitly evoke DOHaD? I'm unsure because on one hand the entire discussion could have DOHaD threaded into it, but on the other hand this is very specifically where DOHaD is implicated</w:t>
      </w:r>
    </w:p>
  </w:comment>
  <w:comment w:id="83" w:author="Thomas W Bastian" w:date="2023-07-14T15:36:00Z" w:initials="TB">
    <w:p w14:paraId="210FE7CA" w14:textId="046B3DA1" w:rsidR="00D21961" w:rsidRDefault="00D21961" w:rsidP="006903AE">
      <w:r>
        <w:rPr>
          <w:rStyle w:val="CommentReference"/>
        </w:rPr>
        <w:annotationRef/>
      </w:r>
      <w:r>
        <w:rPr>
          <w:color w:val="000000"/>
        </w:rPr>
        <w:t>This section was eaten alive by the google doc to word doc transition, I guess</w:t>
      </w:r>
    </w:p>
  </w:comment>
  <w:comment w:id="361" w:author="Thomas W Bastian" w:date="2023-07-14T15:35:00Z" w:initials="TB">
    <w:p w14:paraId="0E3B5F59" w14:textId="43A1C8F9" w:rsidR="00954344" w:rsidRDefault="00954344" w:rsidP="002612A0">
      <w:r>
        <w:rPr>
          <w:rStyle w:val="CommentReference"/>
        </w:rPr>
        <w:annotationRef/>
      </w:r>
      <w:r>
        <w:rPr>
          <w:color w:val="000000"/>
        </w:rPr>
        <w:t>Add extracellular to graph title</w:t>
      </w:r>
      <w:r w:rsidR="003D78BD">
        <w:rPr>
          <w:noProof/>
          <w:color w:val="000000"/>
        </w:rPr>
        <w:drawing>
          <wp:inline distT="0" distB="0" distL="0" distR="0" wp14:anchorId="41E497CB" wp14:editId="7CC2436E">
            <wp:extent cx="5410200" cy="3803650"/>
            <wp:effectExtent l="0" t="0" r="0" b="6350"/>
            <wp:docPr id="16434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0200" cy="380365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E8A27B" w15:done="1"/>
  <w15:commentEx w15:paraId="0DE283EA" w15:paraIdParent="1EE8A27B" w15:done="1"/>
  <w15:commentEx w15:paraId="02E2C877" w15:done="1"/>
  <w15:commentEx w15:paraId="25B2280B" w15:done="0"/>
  <w15:commentEx w15:paraId="1F46BF45" w15:paraIdParent="25B2280B" w15:done="0"/>
  <w15:commentEx w15:paraId="48DD197A" w15:done="1"/>
  <w15:commentEx w15:paraId="35A57BB3" w15:done="1"/>
  <w15:commentEx w15:paraId="7C951F91" w15:paraIdParent="35A57BB3" w15:done="1"/>
  <w15:commentEx w15:paraId="4F2A72FE" w15:done="1"/>
  <w15:commentEx w15:paraId="636206B9" w15:paraIdParent="4F2A72FE" w15:done="1"/>
  <w15:commentEx w15:paraId="29AE6FB9" w15:done="0"/>
  <w15:commentEx w15:paraId="07A29D67" w15:done="0"/>
  <w15:commentEx w15:paraId="3C5ADDC8" w15:paraIdParent="07A29D67" w15:done="0"/>
  <w15:commentEx w15:paraId="3CCA7CF3" w15:done="0"/>
  <w15:commentEx w15:paraId="210FE7CA" w15:done="1"/>
  <w15:commentEx w15:paraId="0E3B5F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12A19" w16cex:dateUtc="2023-07-06T16:55:00Z"/>
  <w16cex:commentExtensible w16cex:durableId="28514D4A" w16cex:dateUtc="2023-07-06T19:25:00Z"/>
  <w16cex:commentExtensible w16cex:durableId="28529AFD" w16cex:dateUtc="2023-07-07T19:09:00Z"/>
  <w16cex:commentExtensible w16cex:durableId="28529B5B" w16cex:dateUtc="2023-07-07T19:10:00Z"/>
  <w16cex:commentExtensible w16cex:durableId="286101DB" w16cex:dateUtc="2023-07-18T17:19:00Z"/>
  <w16cex:commentExtensible w16cex:durableId="28529C60" w16cex:dateUtc="2023-07-07T19:14:00Z"/>
  <w16cex:commentExtensible w16cex:durableId="2851465F" w16cex:dateUtc="2023-07-06T18:55:00Z"/>
  <w16cex:commentExtensible w16cex:durableId="28514690" w16cex:dateUtc="2023-07-06T18:56:00Z"/>
  <w16cex:commentExtensible w16cex:durableId="28514887" w16cex:dateUtc="2023-07-06T19:04:00Z"/>
  <w16cex:commentExtensible w16cex:durableId="28514BAE" w16cex:dateUtc="2023-07-06T19:18:00Z"/>
  <w16cex:commentExtensible w16cex:durableId="2861429D" w16cex:dateUtc="2023-07-18T21:55:00Z"/>
  <w16cex:commentExtensible w16cex:durableId="285148FA" w16cex:dateUtc="2023-07-06T19:06:00Z"/>
  <w16cex:commentExtensible w16cex:durableId="28615F39" w16cex:dateUtc="2023-07-18T23:58:00Z"/>
  <w16cex:commentExtensible w16cex:durableId="28615B40" w16cex:dateUtc="2023-07-18T23:41:00Z"/>
  <w16cex:commentExtensible w16cex:durableId="285BEA07" w16cex:dateUtc="2023-07-14T20:36:00Z"/>
  <w16cex:commentExtensible w16cex:durableId="285BE9BA" w16cex:dateUtc="2023-07-14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E8A27B" w16cid:durableId="28512A19"/>
  <w16cid:commentId w16cid:paraId="0DE283EA" w16cid:durableId="28514D4A"/>
  <w16cid:commentId w16cid:paraId="02E2C877" w16cid:durableId="28529AFD"/>
  <w16cid:commentId w16cid:paraId="25B2280B" w16cid:durableId="28529B5B"/>
  <w16cid:commentId w16cid:paraId="1F46BF45" w16cid:durableId="286101DB"/>
  <w16cid:commentId w16cid:paraId="48DD197A" w16cid:durableId="28529C60"/>
  <w16cid:commentId w16cid:paraId="35A57BB3" w16cid:durableId="2851465F"/>
  <w16cid:commentId w16cid:paraId="7C951F91" w16cid:durableId="28514690"/>
  <w16cid:commentId w16cid:paraId="4F2A72FE" w16cid:durableId="28514887"/>
  <w16cid:commentId w16cid:paraId="636206B9" w16cid:durableId="28514BAE"/>
  <w16cid:commentId w16cid:paraId="29AE6FB9" w16cid:durableId="2861429D"/>
  <w16cid:commentId w16cid:paraId="07A29D67" w16cid:durableId="285148FA"/>
  <w16cid:commentId w16cid:paraId="3C5ADDC8" w16cid:durableId="28615F39"/>
  <w16cid:commentId w16cid:paraId="3CCA7CF3" w16cid:durableId="28615B40"/>
  <w16cid:commentId w16cid:paraId="210FE7CA" w16cid:durableId="285BEA07"/>
  <w16cid:commentId w16cid:paraId="0E3B5F59" w16cid:durableId="285BE9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09AC8" w14:textId="77777777" w:rsidR="00516707" w:rsidRDefault="00516707">
      <w:r>
        <w:separator/>
      </w:r>
    </w:p>
  </w:endnote>
  <w:endnote w:type="continuationSeparator" w:id="0">
    <w:p w14:paraId="1F8AD1E1" w14:textId="77777777" w:rsidR="00516707" w:rsidRDefault="00516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auto"/>
    <w:pitch w:val="variable"/>
    <w:sig w:usb0="E00002FF" w:usb1="5000205A" w:usb2="00000000" w:usb3="00000000" w:csb0="0000019F" w:csb1="00000000"/>
  </w:font>
  <w:font w:name="Lucida Grande">
    <w:altName w:val="Segoe UI"/>
    <w:charset w:val="00"/>
    <w:family w:val="swiss"/>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9" w14:textId="485E57A5" w:rsidR="0055453B"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1F2046">
      <w:rPr>
        <w:noProof/>
        <w:color w:val="000000"/>
      </w:rPr>
      <w:t>24</w:t>
    </w:r>
    <w:r>
      <w:rPr>
        <w:color w:val="000000"/>
      </w:rPr>
      <w:fldChar w:fldCharType="end"/>
    </w:r>
  </w:p>
  <w:p w14:paraId="0000008A"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7" w14:textId="064B340D" w:rsidR="0055453B" w:rsidRDefault="00000000">
    <w:pPr>
      <w:pBdr>
        <w:top w:val="nil"/>
        <w:left w:val="nil"/>
        <w:bottom w:val="nil"/>
        <w:right w:val="nil"/>
        <w:between w:val="nil"/>
      </w:pBdr>
      <w:tabs>
        <w:tab w:val="center" w:pos="4320"/>
        <w:tab w:val="right" w:pos="8640"/>
      </w:tabs>
      <w:jc w:val="right"/>
      <w:rPr>
        <w:rFonts w:ascii="Arial" w:eastAsia="Arial" w:hAnsi="Arial" w:cs="Arial"/>
        <w:color w:val="000000"/>
      </w:rPr>
    </w:pPr>
    <w:r>
      <w:rPr>
        <w:rFonts w:ascii="Arial" w:eastAsia="Arial" w:hAnsi="Arial" w:cs="Arial"/>
        <w:color w:val="000000"/>
      </w:rPr>
      <w:fldChar w:fldCharType="begin"/>
    </w:r>
    <w:r>
      <w:rPr>
        <w:rFonts w:ascii="Arial" w:eastAsia="Arial" w:hAnsi="Arial" w:cs="Arial"/>
        <w:color w:val="000000"/>
      </w:rPr>
      <w:instrText>PAGE</w:instrText>
    </w:r>
    <w:r>
      <w:rPr>
        <w:rFonts w:ascii="Arial" w:eastAsia="Arial" w:hAnsi="Arial" w:cs="Arial"/>
        <w:color w:val="000000"/>
      </w:rPr>
      <w:fldChar w:fldCharType="separate"/>
    </w:r>
    <w:r w:rsidR="00533B81">
      <w:rPr>
        <w:rFonts w:ascii="Arial" w:eastAsia="Arial" w:hAnsi="Arial" w:cs="Arial"/>
        <w:noProof/>
        <w:color w:val="000000"/>
      </w:rPr>
      <w:t>2</w:t>
    </w:r>
    <w:r>
      <w:rPr>
        <w:rFonts w:ascii="Arial" w:eastAsia="Arial" w:hAnsi="Arial" w:cs="Arial"/>
        <w:color w:val="000000"/>
      </w:rPr>
      <w:fldChar w:fldCharType="end"/>
    </w:r>
  </w:p>
  <w:p w14:paraId="00000088" w14:textId="77777777" w:rsidR="0055453B" w:rsidRDefault="0055453B">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B" w14:textId="77777777" w:rsidR="0055453B" w:rsidRDefault="0055453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8C" w14:textId="77777777" w:rsidR="0055453B" w:rsidRDefault="005545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3E61E" w14:textId="77777777" w:rsidR="00516707" w:rsidRDefault="00516707">
      <w:r>
        <w:separator/>
      </w:r>
    </w:p>
  </w:footnote>
  <w:footnote w:type="continuationSeparator" w:id="0">
    <w:p w14:paraId="5174649F" w14:textId="77777777" w:rsidR="00516707" w:rsidRDefault="0051670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Monko">
    <w15:presenceInfo w15:providerId="Windows Live" w15:userId="877ba4fb4f3fd280"/>
  </w15:person>
  <w15:person w15:author="Thomas W Bastian">
    <w15:presenceInfo w15:providerId="AD" w15:userId="S::bastian@umn.edu::de616b2f-6b62-4348-85b6-e891ec3112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453B"/>
    <w:rsid w:val="000252B6"/>
    <w:rsid w:val="000257BA"/>
    <w:rsid w:val="00045D0B"/>
    <w:rsid w:val="00052937"/>
    <w:rsid w:val="00062390"/>
    <w:rsid w:val="000673B8"/>
    <w:rsid w:val="00082473"/>
    <w:rsid w:val="000943D1"/>
    <w:rsid w:val="000F0FFF"/>
    <w:rsid w:val="000F36D0"/>
    <w:rsid w:val="000F4FC4"/>
    <w:rsid w:val="001125C8"/>
    <w:rsid w:val="001335AC"/>
    <w:rsid w:val="00136134"/>
    <w:rsid w:val="0013691F"/>
    <w:rsid w:val="00162C84"/>
    <w:rsid w:val="001843AA"/>
    <w:rsid w:val="001848A3"/>
    <w:rsid w:val="001C2F42"/>
    <w:rsid w:val="001E0914"/>
    <w:rsid w:val="001E18A1"/>
    <w:rsid w:val="001F2046"/>
    <w:rsid w:val="00224881"/>
    <w:rsid w:val="002B094C"/>
    <w:rsid w:val="002C23C7"/>
    <w:rsid w:val="002E4400"/>
    <w:rsid w:val="002F10B3"/>
    <w:rsid w:val="002F3321"/>
    <w:rsid w:val="0033144C"/>
    <w:rsid w:val="00343D4F"/>
    <w:rsid w:val="00360816"/>
    <w:rsid w:val="003641C2"/>
    <w:rsid w:val="00387273"/>
    <w:rsid w:val="003D78BD"/>
    <w:rsid w:val="003E7D9B"/>
    <w:rsid w:val="00404588"/>
    <w:rsid w:val="00437A5E"/>
    <w:rsid w:val="004672E6"/>
    <w:rsid w:val="00467712"/>
    <w:rsid w:val="00476BB8"/>
    <w:rsid w:val="004D584B"/>
    <w:rsid w:val="004F756B"/>
    <w:rsid w:val="00516707"/>
    <w:rsid w:val="005308E9"/>
    <w:rsid w:val="00533B81"/>
    <w:rsid w:val="0054763D"/>
    <w:rsid w:val="0055453B"/>
    <w:rsid w:val="00591DE0"/>
    <w:rsid w:val="005E75A1"/>
    <w:rsid w:val="00606436"/>
    <w:rsid w:val="00633AF5"/>
    <w:rsid w:val="00660ECE"/>
    <w:rsid w:val="0066196C"/>
    <w:rsid w:val="007048CA"/>
    <w:rsid w:val="007438A9"/>
    <w:rsid w:val="00754091"/>
    <w:rsid w:val="00755630"/>
    <w:rsid w:val="00765DB9"/>
    <w:rsid w:val="00786A28"/>
    <w:rsid w:val="00786A67"/>
    <w:rsid w:val="007A5D80"/>
    <w:rsid w:val="007B569F"/>
    <w:rsid w:val="007C4403"/>
    <w:rsid w:val="007C4FFC"/>
    <w:rsid w:val="007C509C"/>
    <w:rsid w:val="007F24B4"/>
    <w:rsid w:val="007F2CE9"/>
    <w:rsid w:val="00831E2F"/>
    <w:rsid w:val="00885DF1"/>
    <w:rsid w:val="00887FBD"/>
    <w:rsid w:val="0089496A"/>
    <w:rsid w:val="008A3126"/>
    <w:rsid w:val="008A4103"/>
    <w:rsid w:val="008B156F"/>
    <w:rsid w:val="008D24B2"/>
    <w:rsid w:val="008D6D7C"/>
    <w:rsid w:val="008E6BB5"/>
    <w:rsid w:val="008F21EF"/>
    <w:rsid w:val="00922423"/>
    <w:rsid w:val="00954344"/>
    <w:rsid w:val="00956C63"/>
    <w:rsid w:val="00986508"/>
    <w:rsid w:val="009A5198"/>
    <w:rsid w:val="009E6B46"/>
    <w:rsid w:val="00A55715"/>
    <w:rsid w:val="00AD22D7"/>
    <w:rsid w:val="00AE21EA"/>
    <w:rsid w:val="00B04DA5"/>
    <w:rsid w:val="00B63CC2"/>
    <w:rsid w:val="00B86C58"/>
    <w:rsid w:val="00BB0BA4"/>
    <w:rsid w:val="00BE43CB"/>
    <w:rsid w:val="00BF03A3"/>
    <w:rsid w:val="00C02BA9"/>
    <w:rsid w:val="00C108E8"/>
    <w:rsid w:val="00C152EE"/>
    <w:rsid w:val="00C16BC5"/>
    <w:rsid w:val="00C239B7"/>
    <w:rsid w:val="00C42166"/>
    <w:rsid w:val="00C47502"/>
    <w:rsid w:val="00C528CC"/>
    <w:rsid w:val="00C536A6"/>
    <w:rsid w:val="00C55F0B"/>
    <w:rsid w:val="00CA2ABD"/>
    <w:rsid w:val="00CC1FC4"/>
    <w:rsid w:val="00CD4627"/>
    <w:rsid w:val="00CE3E09"/>
    <w:rsid w:val="00CE7D31"/>
    <w:rsid w:val="00D21961"/>
    <w:rsid w:val="00D44FA4"/>
    <w:rsid w:val="00D46138"/>
    <w:rsid w:val="00D76E83"/>
    <w:rsid w:val="00D83092"/>
    <w:rsid w:val="00DB5157"/>
    <w:rsid w:val="00DB5EF2"/>
    <w:rsid w:val="00DC7346"/>
    <w:rsid w:val="00E53D81"/>
    <w:rsid w:val="00E62B9B"/>
    <w:rsid w:val="00E7257C"/>
    <w:rsid w:val="00E87252"/>
    <w:rsid w:val="00E910A0"/>
    <w:rsid w:val="00EB3277"/>
    <w:rsid w:val="00EE354F"/>
    <w:rsid w:val="00F0726F"/>
    <w:rsid w:val="00F43C04"/>
    <w:rsid w:val="00F467A7"/>
    <w:rsid w:val="00F636E6"/>
    <w:rsid w:val="00FB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C7A3E"/>
  <w15:docId w15:val="{895B11D8-0065-476C-85D2-FDC8A8544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6F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sid w:val="00AB7329"/>
    <w:rPr>
      <w:color w:val="0000FF"/>
      <w:u w:val="single"/>
    </w:rPr>
  </w:style>
  <w:style w:type="paragraph" w:styleId="NormalWeb">
    <w:name w:val="Normal (Web)"/>
    <w:basedOn w:val="Normal"/>
    <w:uiPriority w:val="99"/>
    <w:rsid w:val="00D07E5E"/>
    <w:pPr>
      <w:spacing w:beforeLines="1" w:afterLines="1"/>
    </w:pPr>
    <w:rPr>
      <w:rFonts w:ascii="Times" w:hAnsi="Times"/>
      <w:sz w:val="20"/>
      <w:szCs w:val="20"/>
    </w:rPr>
  </w:style>
  <w:style w:type="paragraph" w:styleId="Footer">
    <w:name w:val="footer"/>
    <w:basedOn w:val="Normal"/>
    <w:link w:val="FooterChar"/>
    <w:rsid w:val="00BB1072"/>
    <w:pPr>
      <w:tabs>
        <w:tab w:val="center" w:pos="4320"/>
        <w:tab w:val="right" w:pos="8640"/>
      </w:tabs>
    </w:pPr>
  </w:style>
  <w:style w:type="character" w:customStyle="1" w:styleId="FooterChar">
    <w:name w:val="Footer Char"/>
    <w:basedOn w:val="DefaultParagraphFont"/>
    <w:link w:val="Footer"/>
    <w:rsid w:val="00BB1072"/>
    <w:rPr>
      <w:sz w:val="24"/>
      <w:szCs w:val="24"/>
    </w:rPr>
  </w:style>
  <w:style w:type="character" w:styleId="PageNumber">
    <w:name w:val="page number"/>
    <w:basedOn w:val="DefaultParagraphFont"/>
    <w:rsid w:val="00BB1072"/>
  </w:style>
  <w:style w:type="table" w:styleId="ColorfulGrid-Accent1">
    <w:name w:val="Colorful Grid Accent 1"/>
    <w:basedOn w:val="TableNormal"/>
    <w:uiPriority w:val="73"/>
    <w:rsid w:val="00B208CC"/>
    <w:rPr>
      <w:color w:val="000000"/>
      <w:sz w:val="22"/>
      <w:szCs w:val="22"/>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paragraph" w:styleId="BalloonText">
    <w:name w:val="Balloon Text"/>
    <w:basedOn w:val="Normal"/>
    <w:link w:val="BalloonTextChar"/>
    <w:rsid w:val="00A8489A"/>
    <w:rPr>
      <w:rFonts w:ascii="Lucida Grande" w:hAnsi="Lucida Grande"/>
      <w:sz w:val="18"/>
      <w:szCs w:val="18"/>
    </w:rPr>
  </w:style>
  <w:style w:type="character" w:customStyle="1" w:styleId="BalloonTextChar">
    <w:name w:val="Balloon Text Char"/>
    <w:basedOn w:val="DefaultParagraphFont"/>
    <w:link w:val="BalloonText"/>
    <w:rsid w:val="00A8489A"/>
    <w:rPr>
      <w:rFonts w:ascii="Lucida Grande" w:hAnsi="Lucida Grande"/>
      <w:sz w:val="18"/>
      <w:szCs w:val="18"/>
    </w:rPr>
  </w:style>
  <w:style w:type="paragraph" w:styleId="Header">
    <w:name w:val="header"/>
    <w:basedOn w:val="Normal"/>
    <w:link w:val="HeaderChar"/>
    <w:rsid w:val="004C21FA"/>
    <w:pPr>
      <w:tabs>
        <w:tab w:val="center" w:pos="4320"/>
        <w:tab w:val="right" w:pos="8640"/>
      </w:tabs>
    </w:pPr>
  </w:style>
  <w:style w:type="character" w:customStyle="1" w:styleId="HeaderChar">
    <w:name w:val="Header Char"/>
    <w:basedOn w:val="DefaultParagraphFont"/>
    <w:link w:val="Header"/>
    <w:rsid w:val="004C21FA"/>
    <w:rPr>
      <w:sz w:val="24"/>
      <w:szCs w:val="24"/>
    </w:rPr>
  </w:style>
  <w:style w:type="character" w:styleId="CommentReference">
    <w:name w:val="annotation reference"/>
    <w:basedOn w:val="DefaultParagraphFont"/>
    <w:rsid w:val="00DE72C0"/>
    <w:rPr>
      <w:sz w:val="18"/>
      <w:szCs w:val="18"/>
    </w:rPr>
  </w:style>
  <w:style w:type="paragraph" w:styleId="CommentText">
    <w:name w:val="annotation text"/>
    <w:basedOn w:val="Normal"/>
    <w:link w:val="CommentTextChar"/>
    <w:rsid w:val="00DE72C0"/>
  </w:style>
  <w:style w:type="character" w:customStyle="1" w:styleId="CommentTextChar">
    <w:name w:val="Comment Text Char"/>
    <w:basedOn w:val="DefaultParagraphFont"/>
    <w:link w:val="CommentText"/>
    <w:rsid w:val="00DE72C0"/>
    <w:rPr>
      <w:sz w:val="24"/>
      <w:szCs w:val="24"/>
    </w:rPr>
  </w:style>
  <w:style w:type="paragraph" w:styleId="CommentSubject">
    <w:name w:val="annotation subject"/>
    <w:basedOn w:val="CommentText"/>
    <w:next w:val="CommentText"/>
    <w:link w:val="CommentSubjectChar"/>
    <w:rsid w:val="00DE72C0"/>
    <w:rPr>
      <w:b/>
      <w:bCs/>
      <w:sz w:val="20"/>
      <w:szCs w:val="20"/>
    </w:rPr>
  </w:style>
  <w:style w:type="character" w:customStyle="1" w:styleId="CommentSubjectChar">
    <w:name w:val="Comment Subject Char"/>
    <w:basedOn w:val="CommentTextChar"/>
    <w:link w:val="CommentSubject"/>
    <w:rsid w:val="00DE72C0"/>
    <w:rPr>
      <w:b/>
      <w:bCs/>
      <w:sz w:val="24"/>
      <w:szCs w:val="24"/>
    </w:rPr>
  </w:style>
  <w:style w:type="paragraph" w:styleId="BodyText">
    <w:name w:val="Body Text"/>
    <w:basedOn w:val="Normal"/>
    <w:link w:val="BodyTextChar"/>
    <w:rsid w:val="003C151C"/>
    <w:pPr>
      <w:widowControl w:val="0"/>
      <w:suppressAutoHyphens/>
      <w:jc w:val="both"/>
    </w:pPr>
    <w:rPr>
      <w:rFonts w:ascii="Times" w:eastAsia="Times" w:hAnsi="Times"/>
      <w:szCs w:val="20"/>
    </w:rPr>
  </w:style>
  <w:style w:type="character" w:customStyle="1" w:styleId="BodyTextChar">
    <w:name w:val="Body Text Char"/>
    <w:basedOn w:val="DefaultParagraphFont"/>
    <w:link w:val="BodyText"/>
    <w:rsid w:val="003C151C"/>
    <w:rPr>
      <w:rFonts w:ascii="Times" w:eastAsia="Times" w:hAnsi="Times"/>
      <w:sz w:val="24"/>
    </w:rPr>
  </w:style>
  <w:style w:type="character" w:styleId="LineNumber">
    <w:name w:val="line number"/>
    <w:basedOn w:val="DefaultParagraphFont"/>
    <w:rsid w:val="00D33F38"/>
  </w:style>
  <w:style w:type="table" w:styleId="TableGrid">
    <w:name w:val="Table Grid"/>
    <w:basedOn w:val="TableNormal"/>
    <w:rsid w:val="0075620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520249"/>
    <w:pPr>
      <w:ind w:left="720"/>
      <w:contextualSpacing/>
    </w:pPr>
  </w:style>
  <w:style w:type="character" w:styleId="UnresolvedMention">
    <w:name w:val="Unresolved Mention"/>
    <w:basedOn w:val="DefaultParagraphFont"/>
    <w:uiPriority w:val="99"/>
    <w:semiHidden/>
    <w:unhideWhenUsed/>
    <w:rsid w:val="00217371"/>
    <w:rPr>
      <w:color w:val="605E5C"/>
      <w:shd w:val="clear" w:color="auto" w:fill="E1DFDD"/>
    </w:rPr>
  </w:style>
  <w:style w:type="paragraph" w:styleId="Bibliography">
    <w:name w:val="Bibliography"/>
    <w:basedOn w:val="Normal"/>
    <w:next w:val="Normal"/>
    <w:unhideWhenUsed/>
    <w:rsid w:val="00444AC6"/>
    <w:pPr>
      <w:tabs>
        <w:tab w:val="left" w:pos="380"/>
        <w:tab w:val="left" w:pos="500"/>
      </w:tabs>
      <w:spacing w:after="240"/>
      <w:ind w:left="384" w:hanging="384"/>
    </w:pPr>
  </w:style>
  <w:style w:type="paragraph" w:styleId="Revision">
    <w:name w:val="Revision"/>
    <w:hidden/>
    <w:semiHidden/>
    <w:rsid w:val="00745B05"/>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033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image" Target="media/image2.png"/></Relationships>
</file>

<file path=word/_rels/document.xml.rels><?xml version="1.0" encoding="UTF-8" standalone="yes"?>
<Relationships xmlns="http://schemas.openxmlformats.org/package/2006/relationships"><Relationship Id="rId8" Type="http://schemas.openxmlformats.org/officeDocument/2006/relationships/hyperlink" Target="mailto:bastian@umn.edu" TargetMode="External"/><Relationship Id="rId13" Type="http://schemas.openxmlformats.org/officeDocument/2006/relationships/footer" Target="footer1.xm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ithub.com/TimMonko/2023-FeD-TH-manuscript"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7/G943QchEDjNuiMqf/KPQPGQ==">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2D64FD2-5469-4158-A651-AD2D0E60E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34</Pages>
  <Words>36247</Words>
  <Characters>206611</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Bastian</dc:creator>
  <cp:lastModifiedBy>Tim Monko</cp:lastModifiedBy>
  <cp:revision>3</cp:revision>
  <dcterms:created xsi:type="dcterms:W3CDTF">2023-07-18T23:58:00Z</dcterms:created>
  <dcterms:modified xsi:type="dcterms:W3CDTF">2023-07-19T12:00:00Z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id="7GnAdnRm"/&gt;&lt;style id="http://www.zotero.org/styles/journal-of-nutrition" hasBibliography="1" bibliographyStyleHasBeenSet="1"/&gt;&lt;prefs&gt;&lt;pref name="fieldType" value="Field"/&gt;&lt;pref name="dontAskDelay</vt:lpwstr>
  </property>
  <property fmtid="{D5CDD505-2E9C-101B-9397-08002B2CF9AE}" pid="3" name="ZOTERO_PREF_2">
    <vt:lpwstr>CitationUpdates" value="true"/&gt;&lt;/prefs&gt;&lt;/data&gt;</vt:lpwstr>
  </property>
</Properties>
</file>